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EE98" w14:textId="77777777" w:rsidR="000B0279" w:rsidRPr="00813D77" w:rsidRDefault="000B0279" w:rsidP="000B0279">
      <w:pPr>
        <w:pStyle w:val="ListParagraph"/>
        <w:numPr>
          <w:ilvl w:val="0"/>
          <w:numId w:val="5"/>
        </w:numPr>
        <w:rPr>
          <w:b/>
          <w:bCs/>
          <w:u w:val="single"/>
        </w:rPr>
      </w:pPr>
      <w:r w:rsidRPr="00813D77">
        <w:rPr>
          <w:b/>
          <w:bCs/>
          <w:u w:val="single"/>
        </w:rPr>
        <w:t>Title of the invention</w:t>
      </w:r>
    </w:p>
    <w:p w14:paraId="33EE0048" w14:textId="77777777" w:rsidR="000B0279" w:rsidRDefault="000B0279" w:rsidP="000B0279">
      <w:r w:rsidRPr="00F53DD5">
        <w:t>"Method for Identifying Novel Cancer Targets Using Machine Learning, Foundation Models, and Applications Thereof"</w:t>
      </w:r>
    </w:p>
    <w:p w14:paraId="4C8D9370" w14:textId="77777777" w:rsidR="000B0279" w:rsidRPr="00813D77" w:rsidRDefault="000B0279" w:rsidP="000B0279">
      <w:pPr>
        <w:pStyle w:val="ListParagraph"/>
        <w:numPr>
          <w:ilvl w:val="0"/>
          <w:numId w:val="5"/>
        </w:numPr>
        <w:rPr>
          <w:b/>
          <w:bCs/>
          <w:u w:val="single"/>
        </w:rPr>
      </w:pPr>
      <w:r w:rsidRPr="00813D77">
        <w:rPr>
          <w:b/>
          <w:bCs/>
          <w:u w:val="single"/>
        </w:rPr>
        <w:t>Background of the invention</w:t>
      </w:r>
    </w:p>
    <w:p w14:paraId="6E5DFBE3" w14:textId="42371C75" w:rsidR="000B0279" w:rsidRDefault="000B0279" w:rsidP="000B0279">
      <w:del w:id="0" w:author="David Devernoe" w:date="2025-03-18T14:23:00Z" w16du:dateUtc="2025-03-18T21:23:00Z">
        <w:r w:rsidDel="00701366">
          <w:delText xml:space="preserve">This invention relates to identifying cancer drug targets by applying foundation models (FMs) on single-cell transcriptome data. </w:delText>
        </w:r>
      </w:del>
      <w:r>
        <w:t xml:space="preserve">Cancer is a genetic disease in which cancer cells acquire a set of functional capabilities by genetic and epigenetic alterations altering their healthy trajectory into a disease state. Cancer is treated with drugs that block specific functional capabilities of cancer cells. Therefore, cancer target discovery relies on discovering biological regulators driving these aberrant functional capabilities. </w:t>
      </w:r>
    </w:p>
    <w:p w14:paraId="26952941" w14:textId="0E09EF15" w:rsidR="000B0279" w:rsidRDefault="000B0279" w:rsidP="000B0279">
      <w:r>
        <w:t>Less than 1% of the ~22,000 human genes have been directly linked to cancer</w:t>
      </w:r>
      <w:r w:rsidR="00254BB1">
        <w:t>,</w:t>
      </w:r>
      <w:r>
        <w:t xml:space="preserve"> of which Less than 25% are targets of approved therapies. The 102 approved cancer antibodies target 48 genes indicating more than one antibody against specific targets. For example, the immune checkpoint inhibitor PD-1 has seven approved antibodies and 32</w:t>
      </w:r>
      <w:r w:rsidR="00254BB1">
        <w:t xml:space="preserve"> antibodies</w:t>
      </w:r>
      <w:r>
        <w:t xml:space="preserve"> in clinical trial. This observation underscores an important unmet need in cancer treatment, which is the lack of sufficient targets to treat </w:t>
      </w:r>
      <w:del w:id="1" w:author="David Devernoe" w:date="2025-03-18T14:24:00Z" w16du:dateUtc="2025-03-18T21:24:00Z">
        <w:r w:rsidDel="00A94C95">
          <w:delText>the disease</w:delText>
        </w:r>
      </w:del>
      <w:ins w:id="2" w:author="David Devernoe" w:date="2025-03-18T14:24:00Z" w16du:dateUtc="2025-03-18T21:24:00Z">
        <w:r w:rsidR="00A94C95">
          <w:t>cancer</w:t>
        </w:r>
      </w:ins>
      <w:r>
        <w:t xml:space="preserve">. </w:t>
      </w:r>
    </w:p>
    <w:p w14:paraId="483AFEBC" w14:textId="528DDA05" w:rsidR="00D00D5A" w:rsidRDefault="000B0279" w:rsidP="000B0279">
      <w:r>
        <w:t>Biological data combined with Integrative analyses tools have identified over 50% of the current targets and has been a key driver of drug development since early 2000. However, these pipelines were not built to treat cancer holistically, rather it provided the scientists with</w:t>
      </w:r>
      <w:r w:rsidR="003A4FDC">
        <w:t xml:space="preserve"> a snapshot of the disease</w:t>
      </w:r>
      <w:r>
        <w:t>. Given that cancer is highly heterogeneous in its cellular composition, functional states, and biochemical and molecular properties, other approaches are needed to build more insightful disease models.</w:t>
      </w:r>
    </w:p>
    <w:p w14:paraId="112D1313" w14:textId="017CA1B5" w:rsidR="000B0279" w:rsidDel="00BD7E51" w:rsidRDefault="000B0279" w:rsidP="000B0279">
      <w:pPr>
        <w:rPr>
          <w:del w:id="3" w:author="David Devernoe" w:date="2025-03-18T14:26:00Z" w16du:dateUtc="2025-03-18T21:26:00Z"/>
        </w:rPr>
      </w:pPr>
      <w:commentRangeStart w:id="4"/>
      <w:del w:id="5" w:author="David Devernoe" w:date="2025-03-18T14:26:00Z" w16du:dateUtc="2025-03-18T21:26:00Z">
        <w:r w:rsidDel="00BD7E51">
          <w:delText>Two</w:delText>
        </w:r>
      </w:del>
      <w:commentRangeEnd w:id="4"/>
      <w:r w:rsidR="000107B8">
        <w:rPr>
          <w:rStyle w:val="CommentReference"/>
        </w:rPr>
        <w:commentReference w:id="4"/>
      </w:r>
      <w:del w:id="6" w:author="David Devernoe" w:date="2025-03-18T14:26:00Z" w16du:dateUtc="2025-03-18T21:26:00Z">
        <w:r w:rsidDel="00BD7E51">
          <w:delText xml:space="preserve"> transformative technological advances have set the stage for building more insightful models of cancer and other diseases. The first is the availability of single-cell omics data, derived from both healthy and diseased cells. By February 2025, public repositories had amassed single-cell transcriptomic data from over 90 million cells, providing an unprecedented resource for understanding cellular heterogeneity and the intricate molecular mechanisms underlying health and disease. These datasets enable the development of models that capture the nuanced behaviors of individual cells, offering a more detailed view than traditional bulk tissue analyses.</w:delText>
        </w:r>
      </w:del>
    </w:p>
    <w:p w14:paraId="64503667" w14:textId="33E32A54" w:rsidR="000B0279" w:rsidDel="00BD7E51" w:rsidRDefault="000B0279" w:rsidP="000B0279">
      <w:pPr>
        <w:rPr>
          <w:del w:id="7" w:author="David Devernoe" w:date="2025-03-18T14:26:00Z" w16du:dateUtc="2025-03-18T21:26:00Z"/>
        </w:rPr>
      </w:pPr>
      <w:del w:id="8" w:author="David Devernoe" w:date="2025-03-18T14:26:00Z" w16du:dateUtc="2025-03-18T21:26:00Z">
        <w:r w:rsidDel="00BD7E51">
          <w:delText>The second breakthrough is in artificial intelligence (AI), specifically with the advent of Foundation Models (FMs) and Large Language Models (LLMs). These cutting-edge AI systems provide robust platforms for uncovering and mapping complex relationships among biological entities, such as gene-gene, gene-cell, cell-cell, cell-disease, and gene-disease interactions. By leveraging the embeddings generated by these models, researchers can synthesize a holistic representation of biological systems. This deeper understanding facilitates the identification of novel patterns and inferences, driving breakthroughs in our comprehension of healthy and diseased states. Together, these advances in single-cell omics and AI have created a synergistic foundation for the next generation of biomedical research and personalized medicine</w:delText>
        </w:r>
      </w:del>
    </w:p>
    <w:p w14:paraId="553E9629" w14:textId="668F5798" w:rsidR="000B0279" w:rsidRPr="00813D77" w:rsidRDefault="000B0279" w:rsidP="000B0279">
      <w:pPr>
        <w:pStyle w:val="ListParagraph"/>
        <w:numPr>
          <w:ilvl w:val="0"/>
          <w:numId w:val="5"/>
        </w:numPr>
        <w:rPr>
          <w:b/>
          <w:bCs/>
        </w:rPr>
      </w:pPr>
      <w:r w:rsidRPr="00813D77">
        <w:rPr>
          <w:b/>
          <w:bCs/>
        </w:rPr>
        <w:t>Summary of invention</w:t>
      </w:r>
    </w:p>
    <w:p w14:paraId="2FE303C8" w14:textId="2F54F78B" w:rsidR="000B0279" w:rsidRDefault="000B0279" w:rsidP="000B0279">
      <w:r>
        <w:t>The present invention leverages AI-based tools to systematically identify and validate therapeutic targets and combine t</w:t>
      </w:r>
      <w:r w:rsidR="00254BB1">
        <w:t>hem to elicit additive/synergistic</w:t>
      </w:r>
      <w:r>
        <w:t xml:space="preserve"> biological</w:t>
      </w:r>
      <w:r w:rsidR="00254BB1">
        <w:t xml:space="preserve"> response</w:t>
      </w:r>
      <w:ins w:id="9" w:author="David Devernoe" w:date="2025-03-18T14:28:00Z" w16du:dateUtc="2025-03-18T21:28:00Z">
        <w:r w:rsidR="00475B59">
          <w:t>s</w:t>
        </w:r>
      </w:ins>
      <w:r>
        <w:t xml:space="preserve">. Using advanced artificial intelligence models, such as the Single-cell Generative Pretrained Transformer (scGPT), insights from </w:t>
      </w:r>
      <w:r>
        <w:lastRenderedPageBreak/>
        <w:t xml:space="preserve">single-cell omics data </w:t>
      </w:r>
      <w:r w:rsidR="00254BB1">
        <w:t>is</w:t>
      </w:r>
      <w:r w:rsidR="00361107">
        <w:t xml:space="preserve"> translated</w:t>
      </w:r>
      <w:r w:rsidR="00254BB1">
        <w:t xml:space="preserve"> to</w:t>
      </w:r>
      <w:r>
        <w:t xml:space="preserve"> uncover complex relationships between genes, cells, and diseases. These relationships</w:t>
      </w:r>
      <w:r w:rsidR="00254BB1">
        <w:t xml:space="preserve"> are</w:t>
      </w:r>
      <w:r w:rsidR="00361107">
        <w:t xml:space="preserve"> then</w:t>
      </w:r>
      <w:r w:rsidR="00254BB1">
        <w:t xml:space="preserve"> interrogated</w:t>
      </w:r>
      <w:r>
        <w:t xml:space="preserve"> </w:t>
      </w:r>
      <w:r w:rsidR="00254BB1">
        <w:t>to</w:t>
      </w:r>
      <w:r>
        <w:t xml:space="preserve"> identify unique biological features</w:t>
      </w:r>
      <w:r w:rsidR="00361107">
        <w:t xml:space="preserve"> that distinguishes disease from healthy and between progressive disease states.</w:t>
      </w:r>
      <w:r>
        <w:t xml:space="preserve"> By providing a holistic representation of</w:t>
      </w:r>
      <w:r w:rsidR="00361107">
        <w:t xml:space="preserve"> the</w:t>
      </w:r>
      <w:r>
        <w:t xml:space="preserve"> healthy and diseased </w:t>
      </w:r>
      <w:r w:rsidR="00361107">
        <w:t>tissues</w:t>
      </w:r>
      <w:r>
        <w:t>, the invention facilitates the discovery of novel therapeutic targets and expands the target repertoire beyond conventional approaches.</w:t>
      </w:r>
    </w:p>
    <w:p w14:paraId="3314E0CE" w14:textId="1970C546" w:rsidR="000B0279" w:rsidRDefault="000B0279" w:rsidP="000B0279">
      <w:r>
        <w:t>Drug discovery has historically capitalized on changes specific to</w:t>
      </w:r>
      <w:r w:rsidR="00361107">
        <w:t xml:space="preserve"> diseases, such as cancer</w:t>
      </w:r>
      <w:r>
        <w:t xml:space="preserve"> that are not observed in </w:t>
      </w:r>
      <w:r w:rsidR="00361107">
        <w:t>non-cancer</w:t>
      </w:r>
      <w:r>
        <w:t xml:space="preserve"> </w:t>
      </w:r>
      <w:r w:rsidR="00361107">
        <w:t>tissues</w:t>
      </w:r>
      <w:r>
        <w:t>. Examples include genetic alterations frequently identified in cancer</w:t>
      </w:r>
      <w:r w:rsidR="00361107">
        <w:t xml:space="preserve"> cells</w:t>
      </w:r>
      <w:r>
        <w:t xml:space="preserve"> but absent in n</w:t>
      </w:r>
      <w:r w:rsidR="00361107">
        <w:t>on-cancer cells</w:t>
      </w:r>
      <w:r>
        <w:t xml:space="preserve">, or genes highly overexpressed in cancer cells with little to no expression in </w:t>
      </w:r>
      <w:r w:rsidR="00361107">
        <w:t>non-cancer</w:t>
      </w:r>
      <w:r>
        <w:t xml:space="preserve"> cells. By identifying tumor-specific vulnerabilities, this invention enables the development of targeted therapies that</w:t>
      </w:r>
      <w:r w:rsidR="00361107">
        <w:t xml:space="preserve"> can</w:t>
      </w:r>
      <w:r>
        <w:t xml:space="preserve"> enhance therapeutic efficacy</w:t>
      </w:r>
      <w:r w:rsidR="00361107">
        <w:t>, reduce toxicity and improve outcome</w:t>
      </w:r>
      <w:ins w:id="10" w:author="David Devernoe" w:date="2025-03-18T14:29:00Z" w16du:dateUtc="2025-03-18T21:29:00Z">
        <w:r w:rsidR="00506AEA">
          <w:t>s.</w:t>
        </w:r>
      </w:ins>
    </w:p>
    <w:p w14:paraId="0DCC951C" w14:textId="339831E4" w:rsidR="00F473D0" w:rsidDel="001E6524" w:rsidRDefault="000B0279" w:rsidP="000B0279">
      <w:pPr>
        <w:rPr>
          <w:del w:id="11" w:author="David Devernoe" w:date="2025-03-18T14:30:00Z" w16du:dateUtc="2025-03-18T21:30:00Z"/>
        </w:rPr>
      </w:pPr>
      <w:del w:id="12" w:author="David Devernoe" w:date="2025-03-18T14:30:00Z" w16du:dateUtc="2025-03-18T21:30:00Z">
        <w:r w:rsidDel="00AB1971">
          <w:delText xml:space="preserve">Further enhancements and applications of the method, including its scalability to other diseases and its integration with experimental validation techniques, are part of </w:delText>
        </w:r>
        <w:commentRangeStart w:id="13"/>
        <w:r w:rsidDel="00AB1971">
          <w:delText>ongoing research</w:delText>
        </w:r>
      </w:del>
      <w:commentRangeEnd w:id="13"/>
      <w:r w:rsidR="00AB1971">
        <w:rPr>
          <w:rStyle w:val="CommentReference"/>
        </w:rPr>
        <w:commentReference w:id="13"/>
      </w:r>
      <w:del w:id="14" w:author="David Devernoe" w:date="2025-03-18T14:30:00Z" w16du:dateUtc="2025-03-18T21:30:00Z">
        <w:r w:rsidDel="00AB1971">
          <w:delText>.</w:delText>
        </w:r>
      </w:del>
    </w:p>
    <w:p w14:paraId="0D9DD3D4" w14:textId="71EB8F1A" w:rsidR="001E6524" w:rsidRDefault="001E6524" w:rsidP="000B0279">
      <w:pPr>
        <w:rPr>
          <w:ins w:id="15" w:author="David Devernoe" w:date="2025-03-18T14:39:00Z" w16du:dateUtc="2025-03-18T21:39:00Z"/>
        </w:rPr>
      </w:pPr>
      <w:ins w:id="16" w:author="David Devernoe" w:date="2025-03-18T14:39:00Z" w16du:dateUtc="2025-03-18T21:39:00Z">
        <w:r w:rsidRPr="001E6524">
          <w:t>These and other embodiments, features, and advantages will become apparent to those skilled in the art when taken with reference to the following more detailed description of various exemplary embodiments of the present disclosure in conjunction with the accompanying drawings.</w:t>
        </w:r>
      </w:ins>
    </w:p>
    <w:p w14:paraId="41BF8BA1" w14:textId="58947131" w:rsidR="00813D77" w:rsidRDefault="00813D77" w:rsidP="00813D77">
      <w:pPr>
        <w:pStyle w:val="ListParagraph"/>
        <w:numPr>
          <w:ilvl w:val="0"/>
          <w:numId w:val="5"/>
        </w:numPr>
        <w:rPr>
          <w:b/>
          <w:bCs/>
        </w:rPr>
      </w:pPr>
      <w:r w:rsidRPr="00813D77">
        <w:rPr>
          <w:b/>
          <w:bCs/>
        </w:rPr>
        <w:t>Brief Description of the Drawings</w:t>
      </w:r>
    </w:p>
    <w:p w14:paraId="55EECC39" w14:textId="038ABE43" w:rsidR="00BF09A0" w:rsidRDefault="00BF09A0" w:rsidP="00813D77">
      <w:pPr>
        <w:rPr>
          <w:ins w:id="17" w:author="David Devernoe" w:date="2025-03-18T14:39:00Z" w16du:dateUtc="2025-03-18T21:39:00Z"/>
        </w:rPr>
      </w:pPr>
      <w:ins w:id="18" w:author="David Devernoe" w:date="2025-03-18T14:39:00Z" w16du:dateUtc="2025-03-18T21:39:00Z">
        <w:r w:rsidRPr="00BF09A0">
          <w:t>The skilled person in the art will understand that the drawings, described below, are for illustration purposes only.</w:t>
        </w:r>
      </w:ins>
    </w:p>
    <w:p w14:paraId="64FFBCA2" w14:textId="7B67BDF1" w:rsidR="00813D77" w:rsidRDefault="00813D77" w:rsidP="00813D77">
      <w:r>
        <w:t xml:space="preserve">Figure 1. </w:t>
      </w:r>
      <w:ins w:id="19" w:author="David Devernoe" w:date="2025-03-18T14:31:00Z" w16du:dateUtc="2025-03-18T21:31:00Z">
        <w:r w:rsidR="006C20C6">
          <w:t>Depicts a</w:t>
        </w:r>
      </w:ins>
      <w:ins w:id="20" w:author="David Devernoe" w:date="2025-03-18T14:30:00Z" w16du:dateUtc="2025-03-18T21:30:00Z">
        <w:r w:rsidR="006C20C6">
          <w:t xml:space="preserve">n exemplary </w:t>
        </w:r>
      </w:ins>
      <w:del w:id="21" w:author="David Devernoe" w:date="2025-03-18T14:30:00Z" w16du:dateUtc="2025-03-18T21:30:00Z">
        <w:r w:rsidDel="006C20C6">
          <w:delText>D</w:delText>
        </w:r>
      </w:del>
      <w:ins w:id="22" w:author="David Devernoe" w:date="2025-03-18T14:30:00Z" w16du:dateUtc="2025-03-18T21:30:00Z">
        <w:r w:rsidR="006C20C6">
          <w:t>d</w:t>
        </w:r>
      </w:ins>
      <w:r>
        <w:t>ata analysis workflow</w:t>
      </w:r>
      <w:ins w:id="23" w:author="David Devernoe" w:date="2025-03-18T14:30:00Z" w16du:dateUtc="2025-03-18T21:30:00Z">
        <w:r w:rsidR="006C20C6">
          <w:t xml:space="preserve"> according to the methods described herein</w:t>
        </w:r>
      </w:ins>
      <w:r>
        <w:t>.</w:t>
      </w:r>
    </w:p>
    <w:p w14:paraId="7406AE0F" w14:textId="0B315DFA" w:rsidR="00813D77" w:rsidRDefault="00813D77" w:rsidP="00813D77">
      <w:r>
        <w:t xml:space="preserve">Figure 2. </w:t>
      </w:r>
      <w:ins w:id="24" w:author="David Devernoe" w:date="2025-03-18T14:31:00Z">
        <w:r w:rsidR="006C20C6">
          <w:t xml:space="preserve">Depicts an exemplary </w:t>
        </w:r>
      </w:ins>
      <w:del w:id="25" w:author="David Devernoe" w:date="2025-03-18T14:31:00Z">
        <w:r w:rsidDel="00813D77">
          <w:delText>W</w:delText>
        </w:r>
      </w:del>
      <w:ins w:id="26" w:author="David Devernoe" w:date="2025-03-18T14:31:00Z">
        <w:r w:rsidR="006C20C6">
          <w:t>w</w:t>
        </w:r>
      </w:ins>
      <w:r>
        <w:t xml:space="preserve">orkflow for fine tuning </w:t>
      </w:r>
      <w:commentRangeStart w:id="27"/>
      <w:del w:id="28" w:author="Gaurang Gupta" w:date="2025-03-21T06:31:00Z">
        <w:r w:rsidDel="00813D77">
          <w:delText>the model</w:delText>
        </w:r>
      </w:del>
      <w:ins w:id="29" w:author="Gaurang Gupta" w:date="2025-03-21T06:31:00Z">
        <w:r w:rsidR="0B2AFE41">
          <w:t>foundation models</w:t>
        </w:r>
      </w:ins>
      <w:r>
        <w:t xml:space="preserve"> </w:t>
      </w:r>
      <w:commentRangeEnd w:id="27"/>
      <w:r>
        <w:rPr>
          <w:rStyle w:val="CommentReference"/>
        </w:rPr>
        <w:commentReference w:id="27"/>
      </w:r>
      <w:r>
        <w:t>to develop biologically meaningful inferences</w:t>
      </w:r>
      <w:ins w:id="30" w:author="David Devernoe" w:date="2025-03-18T14:31:00Z">
        <w:r w:rsidR="001C4DE0">
          <w:t xml:space="preserve"> between </w:t>
        </w:r>
      </w:ins>
      <w:ins w:id="31" w:author="AmitC" w:date="2025-03-21T15:57:00Z" w16du:dateUtc="2025-03-21T22:57:00Z">
        <w:r w:rsidR="002F5DD4">
          <w:t>genes</w:t>
        </w:r>
      </w:ins>
      <w:ins w:id="32" w:author="David Devernoe" w:date="2025-03-18T14:32:00Z">
        <w:del w:id="33" w:author="AmitC" w:date="2025-03-21T15:57:00Z" w16du:dateUtc="2025-03-21T22:57:00Z">
          <w:r w:rsidR="001C4DE0" w:rsidRPr="4EEFD67A" w:rsidDel="002F5DD4">
            <w:rPr>
              <w:highlight w:val="yellow"/>
              <w:rPrChange w:id="34" w:author="David Devernoe" w:date="2025-03-18T14:32:00Z">
                <w:rPr/>
              </w:rPrChange>
            </w:rPr>
            <w:delText>…</w:delText>
          </w:r>
        </w:del>
      </w:ins>
      <w:del w:id="35" w:author="AmitC" w:date="2025-03-21T15:57:00Z" w16du:dateUtc="2025-03-21T22:57:00Z">
        <w:r w:rsidDel="002F5DD4">
          <w:delText>.</w:delText>
        </w:r>
      </w:del>
    </w:p>
    <w:p w14:paraId="5E0E12B5" w14:textId="18C1D8DA" w:rsidR="00813D77" w:rsidRDefault="00813D77" w:rsidP="00813D77">
      <w:r>
        <w:t xml:space="preserve">Figure 3. </w:t>
      </w:r>
      <w:ins w:id="36" w:author="David Devernoe" w:date="2025-03-18T14:32:00Z" w16du:dateUtc="2025-03-18T21:32:00Z">
        <w:r w:rsidR="001C4DE0">
          <w:t xml:space="preserve">Depicts an exemplary </w:t>
        </w:r>
      </w:ins>
      <w:del w:id="37" w:author="David Devernoe" w:date="2025-03-18T14:32:00Z" w16du:dateUtc="2025-03-18T21:32:00Z">
        <w:r w:rsidRPr="00813D77" w:rsidDel="001C4DE0">
          <w:delText>G</w:delText>
        </w:r>
      </w:del>
      <w:ins w:id="38" w:author="David Devernoe" w:date="2025-03-18T14:32:00Z" w16du:dateUtc="2025-03-18T21:32:00Z">
        <w:r w:rsidR="001C4DE0">
          <w:t>g</w:t>
        </w:r>
      </w:ins>
      <w:r w:rsidRPr="00813D77">
        <w:t>ene relationship network based on cosine similarities between gene embeddings</w:t>
      </w:r>
      <w:ins w:id="39" w:author="David Devernoe" w:date="2025-03-18T14:32:00Z" w16du:dateUtc="2025-03-18T21:32:00Z">
        <w:r w:rsidR="001C4DE0">
          <w:t xml:space="preserve"> as determined according to the methods described herein</w:t>
        </w:r>
      </w:ins>
      <w:r>
        <w:t>.</w:t>
      </w:r>
    </w:p>
    <w:p w14:paraId="71167ED3" w14:textId="5B05F83C" w:rsidR="00813D77" w:rsidRDefault="00813D77" w:rsidP="00813D77">
      <w:r>
        <w:t xml:space="preserve">Figure 4. </w:t>
      </w:r>
      <w:ins w:id="40" w:author="David Devernoe" w:date="2025-03-18T14:32:00Z" w16du:dateUtc="2025-03-18T21:32:00Z">
        <w:r w:rsidR="00D42E25">
          <w:t xml:space="preserve">Depicts exemplary </w:t>
        </w:r>
      </w:ins>
      <w:del w:id="41" w:author="David Devernoe" w:date="2025-03-18T14:33:00Z" w16du:dateUtc="2025-03-18T21:33:00Z">
        <w:r w:rsidDel="00D42E25">
          <w:delText>P</w:delText>
        </w:r>
      </w:del>
      <w:ins w:id="42" w:author="David Devernoe" w:date="2025-03-18T14:33:00Z" w16du:dateUtc="2025-03-18T21:33:00Z">
        <w:r w:rsidR="00D42E25">
          <w:t>p</w:t>
        </w:r>
      </w:ins>
      <w:r>
        <w:t>rioritization strategies for</w:t>
      </w:r>
      <w:r w:rsidRPr="00813D77">
        <w:t xml:space="preserve"> </w:t>
      </w:r>
      <w:r>
        <w:t>d</w:t>
      </w:r>
      <w:r w:rsidRPr="00813D77">
        <w:t>rug</w:t>
      </w:r>
      <w:r>
        <w:t>gable</w:t>
      </w:r>
      <w:r w:rsidRPr="00813D77">
        <w:t xml:space="preserve"> </w:t>
      </w:r>
      <w:r>
        <w:t>t</w:t>
      </w:r>
      <w:r w:rsidRPr="00813D77">
        <w:t xml:space="preserve">arget </w:t>
      </w:r>
      <w:r>
        <w:t>d</w:t>
      </w:r>
      <w:r w:rsidRPr="00813D77">
        <w:t>iscovery</w:t>
      </w:r>
      <w:ins w:id="43" w:author="David Devernoe" w:date="2025-03-18T14:33:00Z" w16du:dateUtc="2025-03-18T21:33:00Z">
        <w:r w:rsidR="00D42E25" w:rsidRPr="00D42E25">
          <w:t xml:space="preserve"> </w:t>
        </w:r>
        <w:r w:rsidR="00D42E25">
          <w:t>according to the methods described herein</w:t>
        </w:r>
      </w:ins>
      <w:r>
        <w:t>.</w:t>
      </w:r>
    </w:p>
    <w:p w14:paraId="49AA384F" w14:textId="11FE2424" w:rsidR="00813D77" w:rsidRDefault="00813D77" w:rsidP="00813D77">
      <w:r>
        <w:t xml:space="preserve">Figure 5A. </w:t>
      </w:r>
      <w:ins w:id="44" w:author="David Devernoe" w:date="2025-03-18T14:33:00Z" w16du:dateUtc="2025-03-18T21:33:00Z">
        <w:r w:rsidR="00D42E25">
          <w:t xml:space="preserve">Depicts an exemplary </w:t>
        </w:r>
      </w:ins>
      <w:del w:id="45" w:author="David Devernoe" w:date="2025-03-18T14:33:00Z" w16du:dateUtc="2025-03-18T21:33:00Z">
        <w:r w:rsidRPr="00813D77" w:rsidDel="00D42E25">
          <w:delText>H</w:delText>
        </w:r>
      </w:del>
      <w:ins w:id="46" w:author="David Devernoe" w:date="2025-03-18T14:33:00Z" w16du:dateUtc="2025-03-18T21:33:00Z">
        <w:r w:rsidR="00D42E25">
          <w:t>h</w:t>
        </w:r>
      </w:ins>
      <w:r w:rsidRPr="00813D77">
        <w:t>eatmap showing changes in the relationship score between genes when transitioning from Normal or Non-cancer (NC) to adenocarcinoma in situ (AIS)</w:t>
      </w:r>
      <w:r w:rsidR="00B5662A">
        <w:t>.</w:t>
      </w:r>
      <w:r w:rsidRPr="00813D77">
        <w:t xml:space="preserve">  </w:t>
      </w:r>
    </w:p>
    <w:p w14:paraId="3C458756" w14:textId="3CF65B4D" w:rsidR="00B5662A" w:rsidRDefault="00B5662A" w:rsidP="00813D77">
      <w:r>
        <w:t xml:space="preserve">Figure 5B. </w:t>
      </w:r>
      <w:ins w:id="47" w:author="David Devernoe" w:date="2025-03-18T14:33:00Z" w16du:dateUtc="2025-03-18T21:33:00Z">
        <w:r w:rsidR="00D86C1A">
          <w:t xml:space="preserve">Depicts exemplary </w:t>
        </w:r>
      </w:ins>
      <w:del w:id="48" w:author="David Devernoe" w:date="2025-03-18T14:33:00Z" w16du:dateUtc="2025-03-18T21:33:00Z">
        <w:r w:rsidRPr="00B5662A" w:rsidDel="00D86C1A">
          <w:delText>G</w:delText>
        </w:r>
      </w:del>
      <w:ins w:id="49" w:author="David Devernoe" w:date="2025-03-18T14:33:00Z" w16du:dateUtc="2025-03-18T21:33:00Z">
        <w:r w:rsidR="00D86C1A">
          <w:t>g</w:t>
        </w:r>
      </w:ins>
      <w:r w:rsidRPr="00B5662A">
        <w:t>ene-relationship networks created from shifts in embeddings between NC and AI</w:t>
      </w:r>
      <w:r>
        <w:t>S</w:t>
      </w:r>
      <w:ins w:id="50" w:author="David Devernoe" w:date="2025-03-18T14:33:00Z" w16du:dateUtc="2025-03-18T21:33:00Z">
        <w:r w:rsidR="00D86C1A" w:rsidRPr="00D86C1A">
          <w:t xml:space="preserve"> </w:t>
        </w:r>
        <w:r w:rsidR="00D86C1A">
          <w:t>according to the methods described herein</w:t>
        </w:r>
      </w:ins>
      <w:r>
        <w:t>.</w:t>
      </w:r>
    </w:p>
    <w:p w14:paraId="4E931169" w14:textId="5DDFE85E" w:rsidR="00B5662A" w:rsidRDefault="00B5662A" w:rsidP="00813D77">
      <w:r>
        <w:t xml:space="preserve">Figure 6A. </w:t>
      </w:r>
      <w:ins w:id="51" w:author="David Devernoe" w:date="2025-03-18T14:34:00Z" w16du:dateUtc="2025-03-18T21:34:00Z">
        <w:r w:rsidR="0015664A">
          <w:t xml:space="preserve">Depicts an exemplary </w:t>
        </w:r>
      </w:ins>
      <w:del w:id="52" w:author="David Devernoe" w:date="2025-03-18T14:34:00Z" w16du:dateUtc="2025-03-18T21:34:00Z">
        <w:r w:rsidRPr="00B5662A" w:rsidDel="0015664A">
          <w:delText>H</w:delText>
        </w:r>
      </w:del>
      <w:ins w:id="53" w:author="David Devernoe" w:date="2025-03-18T14:34:00Z" w16du:dateUtc="2025-03-18T21:34:00Z">
        <w:r w:rsidR="0015664A">
          <w:t>h</w:t>
        </w:r>
      </w:ins>
      <w:r w:rsidRPr="00B5662A">
        <w:t xml:space="preserve">eatmap showing changes in the relationship score between genes in NC and minimally invasive adenocarcinoma (MIA)  </w:t>
      </w:r>
    </w:p>
    <w:p w14:paraId="4E157BA9" w14:textId="7ADEB3EA" w:rsidR="00B5662A" w:rsidRDefault="00B5662A" w:rsidP="00813D77">
      <w:r>
        <w:t xml:space="preserve">Figure 6B. </w:t>
      </w:r>
      <w:ins w:id="54" w:author="David Devernoe" w:date="2025-03-18T14:34:00Z" w16du:dateUtc="2025-03-18T21:34:00Z">
        <w:r w:rsidR="0015664A">
          <w:t xml:space="preserve">Depicts exemplary </w:t>
        </w:r>
      </w:ins>
      <w:del w:id="55" w:author="David Devernoe" w:date="2025-03-18T14:34:00Z" w16du:dateUtc="2025-03-18T21:34:00Z">
        <w:r w:rsidRPr="00B5662A" w:rsidDel="0015664A">
          <w:delText>G</w:delText>
        </w:r>
      </w:del>
      <w:ins w:id="56" w:author="David Devernoe" w:date="2025-03-18T14:34:00Z" w16du:dateUtc="2025-03-18T21:34:00Z">
        <w:r w:rsidR="0015664A">
          <w:t>g</w:t>
        </w:r>
      </w:ins>
      <w:r w:rsidRPr="00B5662A">
        <w:t>ene-relationship networks created from shifts in embeddings between NC and MIA</w:t>
      </w:r>
      <w:ins w:id="57" w:author="David Devernoe" w:date="2025-03-18T14:34:00Z" w16du:dateUtc="2025-03-18T21:34:00Z">
        <w:r w:rsidR="0015664A" w:rsidRPr="0015664A">
          <w:t xml:space="preserve"> </w:t>
        </w:r>
        <w:r w:rsidR="0015664A">
          <w:t>according to the methods described herein</w:t>
        </w:r>
      </w:ins>
      <w:r>
        <w:t>.</w:t>
      </w:r>
    </w:p>
    <w:p w14:paraId="35D4290A" w14:textId="0455CEC4" w:rsidR="00B5662A" w:rsidRDefault="00B5662A" w:rsidP="00813D77">
      <w:r>
        <w:t xml:space="preserve">Figure 7A. </w:t>
      </w:r>
      <w:ins w:id="58" w:author="David Devernoe" w:date="2025-03-18T14:34:00Z" w16du:dateUtc="2025-03-18T21:34:00Z">
        <w:r w:rsidR="0015664A">
          <w:t xml:space="preserve">Depicts an exemplary </w:t>
        </w:r>
      </w:ins>
      <w:del w:id="59" w:author="David Devernoe" w:date="2025-03-18T14:34:00Z" w16du:dateUtc="2025-03-18T21:34:00Z">
        <w:r w:rsidRPr="00B5662A" w:rsidDel="0015664A">
          <w:delText>H</w:delText>
        </w:r>
      </w:del>
      <w:ins w:id="60" w:author="David Devernoe" w:date="2025-03-18T14:34:00Z" w16du:dateUtc="2025-03-18T21:34:00Z">
        <w:r w:rsidR="0015664A">
          <w:t>h</w:t>
        </w:r>
      </w:ins>
      <w:r w:rsidRPr="00B5662A">
        <w:t>eatmap showing changes in the relationship score between genes in NC and Invasive adenocarcinoma (IAC)</w:t>
      </w:r>
      <w:r>
        <w:t>.</w:t>
      </w:r>
    </w:p>
    <w:p w14:paraId="2DA5344E" w14:textId="0E921888" w:rsidR="00817F97" w:rsidRDefault="00B5662A" w:rsidP="00813D77">
      <w:r>
        <w:lastRenderedPageBreak/>
        <w:t xml:space="preserve">Figure 7B. </w:t>
      </w:r>
      <w:ins w:id="61" w:author="David Devernoe" w:date="2025-03-18T14:34:00Z" w16du:dateUtc="2025-03-18T21:34:00Z">
        <w:r w:rsidR="0015664A">
          <w:t xml:space="preserve">Depicts exemplary </w:t>
        </w:r>
      </w:ins>
      <w:del w:id="62" w:author="David Devernoe" w:date="2025-03-18T14:34:00Z" w16du:dateUtc="2025-03-18T21:34:00Z">
        <w:r w:rsidRPr="00B5662A" w:rsidDel="0015664A">
          <w:delText>G</w:delText>
        </w:r>
      </w:del>
      <w:ins w:id="63" w:author="David Devernoe" w:date="2025-03-18T14:34:00Z" w16du:dateUtc="2025-03-18T21:34:00Z">
        <w:r w:rsidR="0015664A">
          <w:t>g</w:t>
        </w:r>
      </w:ins>
      <w:r w:rsidRPr="00B5662A">
        <w:t>ene-relationship networks created from shifts in embeddings between NC and IAC</w:t>
      </w:r>
      <w:ins w:id="64" w:author="David Devernoe" w:date="2025-03-18T14:35:00Z" w16du:dateUtc="2025-03-18T21:35:00Z">
        <w:r w:rsidR="0015664A" w:rsidRPr="0015664A">
          <w:t xml:space="preserve"> </w:t>
        </w:r>
        <w:r w:rsidR="0015664A">
          <w:t>according to the methods described herein</w:t>
        </w:r>
      </w:ins>
      <w:r>
        <w:t>.</w:t>
      </w:r>
    </w:p>
    <w:p w14:paraId="54370803" w14:textId="3CF41FEB" w:rsidR="00EA401C" w:rsidRDefault="00817F97" w:rsidP="00813D77">
      <w:r>
        <w:t xml:space="preserve">Figure 8A. </w:t>
      </w:r>
      <w:ins w:id="65" w:author="David Devernoe" w:date="2025-03-18T14:34:00Z" w16du:dateUtc="2025-03-18T21:34:00Z">
        <w:r w:rsidR="0015664A">
          <w:t xml:space="preserve">Depicts an exemplary </w:t>
        </w:r>
      </w:ins>
      <w:del w:id="66" w:author="David Devernoe" w:date="2025-03-18T14:34:00Z" w16du:dateUtc="2025-03-18T21:34:00Z">
        <w:r w:rsidR="00EA401C" w:rsidRPr="00EA401C" w:rsidDel="0015664A">
          <w:delText>H</w:delText>
        </w:r>
      </w:del>
      <w:ins w:id="67" w:author="David Devernoe" w:date="2025-03-18T14:34:00Z" w16du:dateUtc="2025-03-18T21:34:00Z">
        <w:r w:rsidR="0015664A">
          <w:t>h</w:t>
        </w:r>
      </w:ins>
      <w:r w:rsidR="00EA401C" w:rsidRPr="00EA401C">
        <w:t>eatmap showing changes in the relationship score between AIS and MIA</w:t>
      </w:r>
      <w:ins w:id="68" w:author="David Devernoe" w:date="2025-03-18T14:34:00Z" w16du:dateUtc="2025-03-18T21:34:00Z">
        <w:r w:rsidR="0015664A">
          <w:t>.</w:t>
        </w:r>
      </w:ins>
    </w:p>
    <w:p w14:paraId="52E8BA6A" w14:textId="40C1C1BC" w:rsidR="00EA401C" w:rsidRDefault="00EA401C" w:rsidP="00813D77">
      <w:r>
        <w:t xml:space="preserve">Figure 8B. </w:t>
      </w:r>
      <w:ins w:id="69" w:author="David Devernoe" w:date="2025-03-18T14:34:00Z" w16du:dateUtc="2025-03-18T21:34:00Z">
        <w:r w:rsidR="0015664A">
          <w:t xml:space="preserve">Depicts exemplary </w:t>
        </w:r>
      </w:ins>
      <w:del w:id="70" w:author="David Devernoe" w:date="2025-03-18T14:34:00Z" w16du:dateUtc="2025-03-18T21:34:00Z">
        <w:r w:rsidRPr="00EA401C" w:rsidDel="0015664A">
          <w:delText>G</w:delText>
        </w:r>
      </w:del>
      <w:ins w:id="71" w:author="David Devernoe" w:date="2025-03-18T14:34:00Z" w16du:dateUtc="2025-03-18T21:34:00Z">
        <w:r w:rsidR="0015664A">
          <w:t>g</w:t>
        </w:r>
      </w:ins>
      <w:r w:rsidRPr="00EA401C">
        <w:t>ene-relationship networks created from shifts in embeddings between AIS and MIA</w:t>
      </w:r>
      <w:ins w:id="72" w:author="David Devernoe" w:date="2025-03-18T14:35:00Z" w16du:dateUtc="2025-03-18T21:35:00Z">
        <w:r w:rsidR="0015664A" w:rsidRPr="0015664A">
          <w:t xml:space="preserve"> </w:t>
        </w:r>
        <w:r w:rsidR="0015664A">
          <w:t>according to the methods described herein</w:t>
        </w:r>
      </w:ins>
      <w:r>
        <w:t>.</w:t>
      </w:r>
    </w:p>
    <w:p w14:paraId="5C638D55" w14:textId="3E8EE5F8" w:rsidR="00EA401C" w:rsidRDefault="00EA401C" w:rsidP="00813D77">
      <w:r>
        <w:t xml:space="preserve">Figure 9A. </w:t>
      </w:r>
      <w:ins w:id="73" w:author="David Devernoe" w:date="2025-03-18T14:34:00Z" w16du:dateUtc="2025-03-18T21:34:00Z">
        <w:r w:rsidR="0015664A">
          <w:t xml:space="preserve">Depicts an exemplary </w:t>
        </w:r>
      </w:ins>
      <w:del w:id="74" w:author="David Devernoe" w:date="2025-03-18T14:34:00Z" w16du:dateUtc="2025-03-18T21:34:00Z">
        <w:r w:rsidRPr="00EA401C" w:rsidDel="0015664A">
          <w:delText>H</w:delText>
        </w:r>
      </w:del>
      <w:ins w:id="75" w:author="David Devernoe" w:date="2025-03-18T14:34:00Z" w16du:dateUtc="2025-03-18T21:34:00Z">
        <w:r w:rsidR="0015664A">
          <w:t>h</w:t>
        </w:r>
      </w:ins>
      <w:r w:rsidRPr="00EA401C">
        <w:t>eatmap showing changes in the relationship score between genes in MIA and IAC</w:t>
      </w:r>
      <w:r>
        <w:t>.</w:t>
      </w:r>
    </w:p>
    <w:p w14:paraId="6D0CA63C" w14:textId="642E3036" w:rsidR="00EA401C" w:rsidRDefault="00EA401C" w:rsidP="00813D77">
      <w:r>
        <w:t xml:space="preserve">Figure 9B. </w:t>
      </w:r>
      <w:ins w:id="76" w:author="David Devernoe" w:date="2025-03-18T14:35:00Z" w16du:dateUtc="2025-03-18T21:35:00Z">
        <w:r w:rsidR="0015664A">
          <w:t xml:space="preserve">Depicts exemplary </w:t>
        </w:r>
      </w:ins>
      <w:del w:id="77" w:author="David Devernoe" w:date="2025-03-18T14:35:00Z" w16du:dateUtc="2025-03-18T21:35:00Z">
        <w:r w:rsidRPr="00EA401C" w:rsidDel="0015664A">
          <w:delText>G</w:delText>
        </w:r>
      </w:del>
      <w:ins w:id="78" w:author="David Devernoe" w:date="2025-03-18T14:35:00Z" w16du:dateUtc="2025-03-18T21:35:00Z">
        <w:r w:rsidR="0015664A">
          <w:t>g</w:t>
        </w:r>
      </w:ins>
      <w:r w:rsidRPr="00EA401C">
        <w:t>ene-relationship networks created from shifts in embeddings between MIA and IAC</w:t>
      </w:r>
      <w:ins w:id="79" w:author="David Devernoe" w:date="2025-03-18T14:35:00Z" w16du:dateUtc="2025-03-18T21:35:00Z">
        <w:r w:rsidR="0015664A" w:rsidRPr="0015664A">
          <w:t xml:space="preserve"> </w:t>
        </w:r>
        <w:r w:rsidR="0015664A">
          <w:t>according to the methods described herein</w:t>
        </w:r>
      </w:ins>
      <w:r>
        <w:t>.</w:t>
      </w:r>
    </w:p>
    <w:p w14:paraId="594EE7AE" w14:textId="497CF33F" w:rsidR="00EA401C" w:rsidRDefault="00EA401C" w:rsidP="00813D77">
      <w:r>
        <w:t xml:space="preserve">Figure 10. </w:t>
      </w:r>
      <w:ins w:id="80" w:author="David Devernoe" w:date="2025-03-18T14:35:00Z" w16du:dateUtc="2025-03-18T21:35:00Z">
        <w:r w:rsidR="0015664A">
          <w:t xml:space="preserve">Depicts an exemplary </w:t>
        </w:r>
      </w:ins>
      <w:del w:id="81" w:author="David Devernoe" w:date="2025-03-18T14:35:00Z" w16du:dateUtc="2025-03-18T21:35:00Z">
        <w:r w:rsidRPr="00EA401C" w:rsidDel="0015664A">
          <w:delText xml:space="preserve">A </w:delText>
        </w:r>
      </w:del>
      <w:r w:rsidRPr="00EA401C">
        <w:t>strategy to combine bulk and single-cell RNA-seq data to discover novel relationships between genes</w:t>
      </w:r>
      <w:ins w:id="82" w:author="David Devernoe" w:date="2025-03-18T14:35:00Z" w16du:dateUtc="2025-03-18T21:35:00Z">
        <w:r w:rsidR="00FF0A93" w:rsidRPr="00FF0A93">
          <w:t xml:space="preserve"> </w:t>
        </w:r>
        <w:r w:rsidR="00FF0A93">
          <w:t>according to the methods described herein.</w:t>
        </w:r>
      </w:ins>
    </w:p>
    <w:p w14:paraId="53DECF9B" w14:textId="7DD6C3CB" w:rsidR="002B6ABC" w:rsidRDefault="002B6ABC" w:rsidP="00813D77">
      <w:r>
        <w:t xml:space="preserve">Figure 11. </w:t>
      </w:r>
      <w:ins w:id="83" w:author="David Devernoe" w:date="2025-03-18T14:35:00Z" w16du:dateUtc="2025-03-18T21:35:00Z">
        <w:r w:rsidR="00FF0A93">
          <w:t xml:space="preserve">Depicts </w:t>
        </w:r>
      </w:ins>
      <w:r w:rsidRPr="002B6ABC">
        <w:t>CTLA-4 and TIGIT co-expressing T cells in different lung cancer stages revealed by the gene network relationship</w:t>
      </w:r>
      <w:ins w:id="84" w:author="David Devernoe" w:date="2025-03-18T14:36:00Z" w16du:dateUtc="2025-03-18T21:36:00Z">
        <w:r w:rsidR="00FF0A93" w:rsidRPr="00FF0A93">
          <w:t xml:space="preserve"> </w:t>
        </w:r>
        <w:r w:rsidR="00FF0A93">
          <w:t>according to the methods described herein</w:t>
        </w:r>
      </w:ins>
      <w:r>
        <w:t>.</w:t>
      </w:r>
    </w:p>
    <w:p w14:paraId="1D7CEC5B" w14:textId="30671498" w:rsidR="00EA401C" w:rsidDel="00E53C58" w:rsidRDefault="00EA401C" w:rsidP="00813D77">
      <w:pPr>
        <w:rPr>
          <w:del w:id="85" w:author="AmitC" w:date="2025-03-22T08:17:00Z" w16du:dateUtc="2025-03-22T15:17:00Z"/>
        </w:rPr>
      </w:pPr>
      <w:commentRangeStart w:id="86"/>
      <w:del w:id="87" w:author="AmitC" w:date="2025-03-22T08:17:00Z" w16du:dateUtc="2025-03-22T15:17:00Z">
        <w:r w:rsidDel="00E53C58">
          <w:delText xml:space="preserve">Table 1. </w:delText>
        </w:r>
      </w:del>
      <w:ins w:id="88" w:author="David Devernoe" w:date="2025-03-18T14:36:00Z" w16du:dateUtc="2025-03-18T21:36:00Z">
        <w:del w:id="89" w:author="AmitC" w:date="2025-03-22T08:17:00Z" w16du:dateUtc="2025-03-22T15:17:00Z">
          <w:r w:rsidR="00FF0A93" w:rsidDel="00E53C58">
            <w:delText xml:space="preserve">Depicts </w:delText>
          </w:r>
        </w:del>
      </w:ins>
      <w:del w:id="90" w:author="AmitC" w:date="2025-03-22T08:17:00Z" w16du:dateUtc="2025-03-22T15:17:00Z">
        <w:r w:rsidRPr="00EA401C" w:rsidDel="00E53C58">
          <w:delText>N</w:delText>
        </w:r>
      </w:del>
      <w:ins w:id="91" w:author="David Devernoe" w:date="2025-03-18T14:36:00Z" w16du:dateUtc="2025-03-18T21:36:00Z">
        <w:del w:id="92" w:author="AmitC" w:date="2025-03-22T08:17:00Z" w16du:dateUtc="2025-03-22T15:17:00Z">
          <w:r w:rsidR="00FF0A93" w:rsidDel="00E53C58">
            <w:delText>n</w:delText>
          </w:r>
        </w:del>
      </w:ins>
      <w:del w:id="93" w:author="AmitC" w:date="2025-03-22T08:17:00Z" w16du:dateUtc="2025-03-22T15:17:00Z">
        <w:r w:rsidRPr="00EA401C" w:rsidDel="00E53C58">
          <w:delText>ovel targetable therapeutic combinations revealed from the relationship network</w:delText>
        </w:r>
      </w:del>
      <w:ins w:id="94" w:author="David Devernoe" w:date="2025-03-18T14:36:00Z" w16du:dateUtc="2025-03-18T21:36:00Z">
        <w:del w:id="95" w:author="AmitC" w:date="2025-03-22T08:17:00Z" w16du:dateUtc="2025-03-22T15:17:00Z">
          <w:r w:rsidR="00FF0A93" w:rsidRPr="00FF0A93" w:rsidDel="00E53C58">
            <w:delText xml:space="preserve"> </w:delText>
          </w:r>
          <w:r w:rsidR="00FF0A93" w:rsidDel="00E53C58">
            <w:delText>according to the methods described herein</w:delText>
          </w:r>
        </w:del>
      </w:ins>
      <w:del w:id="96" w:author="AmitC" w:date="2025-03-22T08:17:00Z" w16du:dateUtc="2025-03-22T15:17:00Z">
        <w:r w:rsidDel="00E53C58">
          <w:delText>.</w:delText>
        </w:r>
      </w:del>
    </w:p>
    <w:p w14:paraId="566DEDE6" w14:textId="30049FD8" w:rsidR="00EA401C" w:rsidDel="00E53C58" w:rsidRDefault="00EA401C" w:rsidP="00813D77">
      <w:pPr>
        <w:rPr>
          <w:del w:id="97" w:author="AmitC" w:date="2025-03-22T08:17:00Z" w16du:dateUtc="2025-03-22T15:17:00Z"/>
        </w:rPr>
      </w:pPr>
      <w:del w:id="98" w:author="AmitC" w:date="2025-03-22T08:17:00Z" w16du:dateUtc="2025-03-22T15:17:00Z">
        <w:r w:rsidDel="00E53C58">
          <w:delText xml:space="preserve">Table 2. </w:delText>
        </w:r>
      </w:del>
      <w:ins w:id="99" w:author="David Devernoe" w:date="2025-03-18T14:36:00Z" w16du:dateUtc="2025-03-18T21:36:00Z">
        <w:del w:id="100" w:author="AmitC" w:date="2025-03-22T08:17:00Z" w16du:dateUtc="2025-03-22T15:17:00Z">
          <w:r w:rsidR="00FF0A93" w:rsidDel="00E53C58">
            <w:delText>Depicts a</w:delText>
          </w:r>
        </w:del>
      </w:ins>
      <w:del w:id="101" w:author="AmitC" w:date="2025-03-22T08:17:00Z" w16du:dateUtc="2025-03-22T15:17:00Z">
        <w:r w:rsidRPr="00EA401C" w:rsidDel="00E53C58">
          <w:delText>L</w:delText>
        </w:r>
      </w:del>
      <w:ins w:id="102" w:author="David Devernoe" w:date="2025-03-18T14:36:00Z" w16du:dateUtc="2025-03-18T21:36:00Z">
        <w:del w:id="103" w:author="AmitC" w:date="2025-03-22T08:17:00Z" w16du:dateUtc="2025-03-22T15:17:00Z">
          <w:r w:rsidR="00FF0A93" w:rsidDel="00E53C58">
            <w:delText>l</w:delText>
          </w:r>
        </w:del>
      </w:ins>
      <w:del w:id="104" w:author="AmitC" w:date="2025-03-22T08:17:00Z" w16du:dateUtc="2025-03-22T15:17:00Z">
        <w:r w:rsidRPr="00EA401C" w:rsidDel="00E53C58">
          <w:delText>ist of upregulated genes in Lung adenocarcinoma compared to normal (non-cancer) lung tissue from bulk RNA-seq data</w:delText>
        </w:r>
      </w:del>
      <w:ins w:id="105" w:author="David Devernoe" w:date="2025-03-18T14:37:00Z" w16du:dateUtc="2025-03-18T21:37:00Z">
        <w:del w:id="106" w:author="AmitC" w:date="2025-03-22T08:17:00Z" w16du:dateUtc="2025-03-22T15:17:00Z">
          <w:r w:rsidR="00D12C51" w:rsidDel="00E53C58">
            <w:delText xml:space="preserve"> as determined according to the methods described herein</w:delText>
          </w:r>
        </w:del>
      </w:ins>
      <w:del w:id="107" w:author="AmitC" w:date="2025-03-22T08:17:00Z" w16du:dateUtc="2025-03-22T15:17:00Z">
        <w:r w:rsidDel="00E53C58">
          <w:delText>.</w:delText>
        </w:r>
      </w:del>
    </w:p>
    <w:p w14:paraId="0AA9AE17" w14:textId="6DA10DC8" w:rsidR="00B5662A" w:rsidRPr="00813D77" w:rsidDel="00E53C58" w:rsidRDefault="00EA401C" w:rsidP="00813D77">
      <w:pPr>
        <w:rPr>
          <w:del w:id="108" w:author="AmitC" w:date="2025-03-22T08:17:00Z" w16du:dateUtc="2025-03-22T15:17:00Z"/>
        </w:rPr>
      </w:pPr>
      <w:del w:id="109" w:author="AmitC" w:date="2025-03-22T08:17:00Z" w16du:dateUtc="2025-03-22T15:17:00Z">
        <w:r w:rsidDel="00E53C58">
          <w:delText xml:space="preserve">Table 3. </w:delText>
        </w:r>
      </w:del>
      <w:ins w:id="110" w:author="David Devernoe" w:date="2025-03-18T14:37:00Z" w16du:dateUtc="2025-03-18T21:37:00Z">
        <w:del w:id="111" w:author="AmitC" w:date="2025-03-22T08:17:00Z" w16du:dateUtc="2025-03-22T15:17:00Z">
          <w:r w:rsidR="003432BA" w:rsidDel="00E53C58">
            <w:delText>D</w:delText>
          </w:r>
        </w:del>
      </w:ins>
      <w:ins w:id="112" w:author="David Devernoe" w:date="2025-03-18T14:36:00Z" w16du:dateUtc="2025-03-18T21:36:00Z">
        <w:del w:id="113" w:author="AmitC" w:date="2025-03-22T08:17:00Z" w16du:dateUtc="2025-03-22T15:17:00Z">
          <w:r w:rsidR="003432BA" w:rsidDel="00E53C58">
            <w:delText>epicts</w:delText>
          </w:r>
        </w:del>
      </w:ins>
      <w:ins w:id="114" w:author="David Devernoe" w:date="2025-03-18T14:37:00Z" w16du:dateUtc="2025-03-18T21:37:00Z">
        <w:del w:id="115" w:author="AmitC" w:date="2025-03-22T08:17:00Z" w16du:dateUtc="2025-03-22T15:17:00Z">
          <w:r w:rsidR="00D12C51" w:rsidDel="00E53C58">
            <w:delText xml:space="preserve"> the </w:delText>
          </w:r>
        </w:del>
      </w:ins>
      <w:del w:id="116" w:author="AmitC" w:date="2025-03-22T08:17:00Z" w16du:dateUtc="2025-03-22T15:17:00Z">
        <w:r w:rsidRPr="00EA401C" w:rsidDel="00E53C58">
          <w:delText>T</w:delText>
        </w:r>
      </w:del>
      <w:ins w:id="117" w:author="David Devernoe" w:date="2025-03-18T14:37:00Z" w16du:dateUtc="2025-03-18T21:37:00Z">
        <w:del w:id="118" w:author="AmitC" w:date="2025-03-22T08:17:00Z" w16du:dateUtc="2025-03-22T15:17:00Z">
          <w:r w:rsidR="00D12C51" w:rsidDel="00E53C58">
            <w:delText>t</w:delText>
          </w:r>
        </w:del>
      </w:ins>
      <w:del w:id="119" w:author="AmitC" w:date="2025-03-22T08:17:00Z" w16du:dateUtc="2025-03-22T15:17:00Z">
        <w:r w:rsidRPr="00EA401C" w:rsidDel="00E53C58">
          <w:delText xml:space="preserve">op-10 CTLA4 interactors </w:delText>
        </w:r>
      </w:del>
      <w:ins w:id="120" w:author="David Devernoe" w:date="2025-03-18T14:37:00Z" w16du:dateUtc="2025-03-18T21:37:00Z">
        <w:del w:id="121" w:author="AmitC" w:date="2025-03-22T08:17:00Z" w16du:dateUtc="2025-03-22T15:17:00Z">
          <w:r w:rsidR="00D12C51" w:rsidDel="00E53C58">
            <w:delText xml:space="preserve">that </w:delText>
          </w:r>
        </w:del>
      </w:ins>
      <w:del w:id="122" w:author="AmitC" w:date="2025-03-22T08:17:00Z" w16du:dateUtc="2025-03-22T15:17:00Z">
        <w:r w:rsidRPr="00EA401C" w:rsidDel="00E53C58">
          <w:delText>reveal changes in the immune microenvironment from</w:delText>
        </w:r>
        <w:r w:rsidR="002B6ABC" w:rsidDel="00E53C58">
          <w:delText xml:space="preserve"> non-cancer</w:delText>
        </w:r>
        <w:r w:rsidRPr="00EA401C" w:rsidDel="00E53C58">
          <w:delText xml:space="preserve"> </w:delText>
        </w:r>
        <w:r w:rsidR="002B6ABC" w:rsidDel="00E53C58">
          <w:delText>(</w:delText>
        </w:r>
        <w:r w:rsidDel="00E53C58">
          <w:delText>NC</w:delText>
        </w:r>
        <w:r w:rsidR="002B6ABC" w:rsidDel="00E53C58">
          <w:delText>)</w:delText>
        </w:r>
        <w:r w:rsidRPr="00EA401C" w:rsidDel="00E53C58">
          <w:delText xml:space="preserve"> to</w:delText>
        </w:r>
        <w:r w:rsidR="002B6ABC" w:rsidDel="00E53C58">
          <w:delText xml:space="preserve"> progressive disease</w:delText>
        </w:r>
        <w:r w:rsidRPr="00EA401C" w:rsidDel="00E53C58">
          <w:delText xml:space="preserve"> </w:delText>
        </w:r>
        <w:r w:rsidR="002B6ABC" w:rsidDel="00E53C58">
          <w:delText>(IAC)</w:delText>
        </w:r>
      </w:del>
      <w:ins w:id="123" w:author="David Devernoe" w:date="2025-03-18T14:37:00Z" w16du:dateUtc="2025-03-18T21:37:00Z">
        <w:del w:id="124" w:author="AmitC" w:date="2025-03-22T08:17:00Z" w16du:dateUtc="2025-03-22T15:17:00Z">
          <w:r w:rsidR="00D12C51" w:rsidRPr="00D12C51" w:rsidDel="00E53C58">
            <w:delText xml:space="preserve"> </w:delText>
          </w:r>
          <w:r w:rsidR="00D12C51" w:rsidDel="00E53C58">
            <w:delText>according to the methods described herein</w:delText>
          </w:r>
        </w:del>
      </w:ins>
      <w:del w:id="125" w:author="AmitC" w:date="2025-03-22T08:17:00Z" w16du:dateUtc="2025-03-22T15:17:00Z">
        <w:r w:rsidR="002B6ABC" w:rsidDel="00E53C58">
          <w:delText>.</w:delText>
        </w:r>
        <w:r w:rsidRPr="00EA401C" w:rsidDel="00E53C58">
          <w:delText xml:space="preserve"> </w:delText>
        </w:r>
        <w:commentRangeEnd w:id="86"/>
        <w:r w:rsidR="00D12C51" w:rsidDel="00E53C58">
          <w:rPr>
            <w:rStyle w:val="CommentReference"/>
          </w:rPr>
          <w:commentReference w:id="86"/>
        </w:r>
        <w:r w:rsidRPr="00EA401C" w:rsidDel="00E53C58">
          <w:delText xml:space="preserve"> </w:delText>
        </w:r>
        <w:r w:rsidR="00B5662A" w:rsidRPr="00B5662A" w:rsidDel="00E53C58">
          <w:delText xml:space="preserve">  </w:delText>
        </w:r>
      </w:del>
    </w:p>
    <w:p w14:paraId="1D1B2482" w14:textId="77777777" w:rsidR="00F473D0" w:rsidRPr="00BF3E68" w:rsidRDefault="000B0279" w:rsidP="00F473D0">
      <w:pPr>
        <w:pStyle w:val="ListParagraph"/>
        <w:numPr>
          <w:ilvl w:val="0"/>
          <w:numId w:val="5"/>
        </w:numPr>
      </w:pPr>
      <w:r w:rsidRPr="00F473D0">
        <w:rPr>
          <w:b/>
          <w:bCs/>
        </w:rPr>
        <w:t>Detailed Description of the Invention</w:t>
      </w:r>
    </w:p>
    <w:p w14:paraId="75652725" w14:textId="73B108CB" w:rsidR="002F42B0" w:rsidRDefault="002F42B0" w:rsidP="002F42B0">
      <w:pPr>
        <w:rPr>
          <w:ins w:id="126" w:author="David Devernoe" w:date="2025-03-18T14:39:00Z" w16du:dateUtc="2025-03-18T21:39:00Z"/>
        </w:rPr>
      </w:pPr>
      <w:ins w:id="127" w:author="David Devernoe" w:date="2025-03-18T14:39:00Z" w16du:dateUtc="2025-03-18T21:39:00Z">
        <w:r>
          <w:t>For clarity of disclosure, and not by way of limitation, the detailed description of the invention is divided into the subsections that follow.</w:t>
        </w:r>
      </w:ins>
    </w:p>
    <w:p w14:paraId="449B9DFE" w14:textId="2B3F08BB" w:rsidR="002F42B0" w:rsidRDefault="002F42B0" w:rsidP="002F42B0">
      <w:pPr>
        <w:rPr>
          <w:ins w:id="128" w:author="David Devernoe" w:date="2025-03-18T14:39:00Z" w16du:dateUtc="2025-03-18T21:39:00Z"/>
        </w:rPr>
      </w:pPr>
      <w:ins w:id="129" w:author="David Devernoe" w:date="2025-03-18T14:39:00Z" w16du:dateUtc="2025-03-18T21:39:00Z">
        <w:r>
          <w:t>Unless defined otherwise, all technical and scientific terms used herein have the same meaning as is commonly understood by one of ordinary skill in the art to which this invention belongs.  All patents, applications, published applications and other publications referred to herein are incorporated by reference in their entirety.  If a definition set forth in this section is contrary to or otherwise inconsistent with a definition set forth in the patents, applications, published applications and other publications that are herein incorporated by reference, the definition set forth in this section prevails over the definition that is incorporated herein by reference.</w:t>
        </w:r>
      </w:ins>
    </w:p>
    <w:p w14:paraId="2108F450" w14:textId="404EA4C2" w:rsidR="002F42B0" w:rsidRDefault="002F42B0" w:rsidP="002F42B0">
      <w:pPr>
        <w:rPr>
          <w:ins w:id="130" w:author="David Devernoe" w:date="2025-03-18T14:39:00Z" w16du:dateUtc="2025-03-18T21:39:00Z"/>
        </w:rPr>
      </w:pPr>
      <w:ins w:id="131" w:author="David Devernoe" w:date="2025-03-18T14:39:00Z" w16du:dateUtc="2025-03-18T21:39:00Z">
        <w:r>
          <w:t>As used herein, “a” or “an” means “at least one” or “one or more.”</w:t>
        </w:r>
      </w:ins>
    </w:p>
    <w:p w14:paraId="028AC05D" w14:textId="007739B2" w:rsidR="002F42B0" w:rsidRDefault="002F42B0" w:rsidP="002F42B0">
      <w:pPr>
        <w:rPr>
          <w:ins w:id="132" w:author="David Devernoe" w:date="2025-03-18T14:39:00Z" w16du:dateUtc="2025-03-18T21:39:00Z"/>
        </w:rPr>
      </w:pPr>
      <w:ins w:id="133" w:author="David Devernoe" w:date="2025-03-18T14:39:00Z" w16du:dateUtc="2025-03-18T21:39:00Z">
        <w:r>
          <w:t>As used herein, the term “and/or” may mean “and,” it may mean “or,” it may mean “exclusive-or,” it may mean “one,” it may mean “some, but not all,” it may mean “neither,” and/or it may mean “both.”</w:t>
        </w:r>
      </w:ins>
    </w:p>
    <w:p w14:paraId="2E8121AB" w14:textId="12C7C586" w:rsidR="00BD7E51" w:rsidRDefault="00BD7E51" w:rsidP="00BD7E51">
      <w:pPr>
        <w:rPr>
          <w:ins w:id="134" w:author="David Devernoe" w:date="2025-03-18T14:26:00Z" w16du:dateUtc="2025-03-18T21:26:00Z"/>
        </w:rPr>
      </w:pPr>
      <w:ins w:id="135" w:author="David Devernoe" w:date="2025-03-18T14:26:00Z" w16du:dateUtc="2025-03-18T21:26:00Z">
        <w:r>
          <w:t xml:space="preserve">Two transformative technological advances have set the stage for building more insightful models of cancer and other diseases. The first is the availability of single-cell omics data, derived from both healthy and diseased cells. By February 2025, public repositories had amassed single-cell transcriptomic data </w:t>
        </w:r>
        <w:r>
          <w:lastRenderedPageBreak/>
          <w:t xml:space="preserve">from over 90 million cells, providing an unprecedented resource for understanding cellular heterogeneity and the intricate molecular mechanisms underlying health and disease. </w:t>
        </w:r>
      </w:ins>
    </w:p>
    <w:p w14:paraId="403108D6" w14:textId="1FEF1825" w:rsidR="00BD7E51" w:rsidRDefault="00BD7E51" w:rsidP="00BD7E51">
      <w:pPr>
        <w:rPr>
          <w:ins w:id="136" w:author="David Devernoe" w:date="2025-03-18T14:26:00Z" w16du:dateUtc="2025-03-18T21:26:00Z"/>
        </w:rPr>
      </w:pPr>
      <w:ins w:id="137" w:author="David Devernoe" w:date="2025-03-18T14:26:00Z" w16du:dateUtc="2025-03-18T21:26:00Z">
        <w:r>
          <w:t xml:space="preserve">The second breakthrough is in artificial intelligence (AI), specifically with the advent of Foundation Models (FMs) and Large Language Models (LLMs). These cutting-edge AI systems provide robust platforms for uncovering and mapping complex relationships among biological entities, such as gene-gene, gene-cell, cell-cell, cell-disease, and gene-disease interactions. </w:t>
        </w:r>
      </w:ins>
      <w:ins w:id="138" w:author="David Devernoe" w:date="2025-03-18T14:43:00Z" w16du:dateUtc="2025-03-18T21:43:00Z">
        <w:r w:rsidR="00D24335">
          <w:t>The present inventors ha</w:t>
        </w:r>
      </w:ins>
      <w:ins w:id="139" w:author="AmitC" w:date="2025-03-21T18:57:00Z" w16du:dateUtc="2025-03-22T01:57:00Z">
        <w:r w:rsidR="00DF3C2A">
          <w:t>ve</w:t>
        </w:r>
      </w:ins>
      <w:ins w:id="140" w:author="David Devernoe" w:date="2025-03-18T14:43:00Z" w16du:dateUtc="2025-03-18T21:43:00Z">
        <w:del w:id="141" w:author="AmitC" w:date="2025-03-21T18:57:00Z" w16du:dateUtc="2025-03-22T01:57:00Z">
          <w:r w:rsidR="00D24335" w:rsidDel="00DF3C2A">
            <w:delText>s</w:delText>
          </w:r>
        </w:del>
        <w:r w:rsidR="00D24335">
          <w:t xml:space="preserve"> found that </w:t>
        </w:r>
        <w:r w:rsidR="00AA0A66">
          <w:t>insights obtained from th</w:t>
        </w:r>
      </w:ins>
      <w:ins w:id="142" w:author="David Devernoe" w:date="2025-03-18T14:44:00Z" w16du:dateUtc="2025-03-18T21:44:00Z">
        <w:r w:rsidR="00AA0A66">
          <w:t>is</w:t>
        </w:r>
      </w:ins>
      <w:ins w:id="143" w:author="David Devernoe" w:date="2025-03-18T14:26:00Z" w16du:dateUtc="2025-03-18T21:26:00Z">
        <w:r>
          <w:t xml:space="preserve"> deeper understanding </w:t>
        </w:r>
      </w:ins>
      <w:ins w:id="144" w:author="David Devernoe" w:date="2025-03-18T14:44:00Z" w16du:dateUtc="2025-03-18T21:44:00Z">
        <w:r w:rsidR="00AA0A66">
          <w:t>can facilitate</w:t>
        </w:r>
      </w:ins>
      <w:ins w:id="145" w:author="David Devernoe" w:date="2025-03-18T14:26:00Z" w16du:dateUtc="2025-03-18T21:26:00Z">
        <w:r>
          <w:t xml:space="preserve"> the identification of novel patterns and inferences, </w:t>
        </w:r>
      </w:ins>
      <w:ins w:id="146" w:author="David Devernoe" w:date="2025-03-18T14:44:00Z" w16du:dateUtc="2025-03-18T21:44:00Z">
        <w:r w:rsidR="00AA0A66">
          <w:t xml:space="preserve">and </w:t>
        </w:r>
      </w:ins>
      <w:ins w:id="147" w:author="David Devernoe" w:date="2025-03-18T14:26:00Z" w16du:dateUtc="2025-03-18T21:26:00Z">
        <w:r>
          <w:t>driv</w:t>
        </w:r>
      </w:ins>
      <w:ins w:id="148" w:author="David Devernoe" w:date="2025-03-18T14:44:00Z" w16du:dateUtc="2025-03-18T21:44:00Z">
        <w:r w:rsidR="00AA0A66">
          <w:t>e</w:t>
        </w:r>
      </w:ins>
      <w:ins w:id="149" w:author="David Devernoe" w:date="2025-03-18T14:26:00Z" w16du:dateUtc="2025-03-18T21:26:00Z">
        <w:r>
          <w:t xml:space="preserve"> breakthroughs in our comprehension of healthy and diseased states</w:t>
        </w:r>
      </w:ins>
      <w:ins w:id="150" w:author="David Devernoe" w:date="2025-03-18T14:44:00Z" w16du:dateUtc="2025-03-18T21:44:00Z">
        <w:r w:rsidR="00AA0A66">
          <w:t xml:space="preserve"> according to the methods described herein</w:t>
        </w:r>
      </w:ins>
      <w:ins w:id="151" w:author="David Devernoe" w:date="2025-03-18T14:26:00Z" w16du:dateUtc="2025-03-18T21:26:00Z">
        <w:r>
          <w:t xml:space="preserve">. </w:t>
        </w:r>
      </w:ins>
    </w:p>
    <w:p w14:paraId="324B0350" w14:textId="1B57F6AF" w:rsidR="00937AB0" w:rsidRDefault="00BF3E68" w:rsidP="00BF3E68">
      <w:r>
        <w:t xml:space="preserve">The </w:t>
      </w:r>
      <w:del w:id="152" w:author="David Devernoe" w:date="2025-03-18T14:44:00Z" w16du:dateUtc="2025-03-18T21:44:00Z">
        <w:r w:rsidDel="00BA11AF">
          <w:delText xml:space="preserve">invention </w:delText>
        </w:r>
      </w:del>
      <w:ins w:id="153" w:author="David Devernoe" w:date="2025-03-18T14:44:00Z" w16du:dateUtc="2025-03-18T21:44:00Z">
        <w:r w:rsidR="00BA11AF">
          <w:t>present disclosure provides</w:t>
        </w:r>
      </w:ins>
      <w:del w:id="154" w:author="David Devernoe" w:date="2025-03-18T14:44:00Z" w16du:dateUtc="2025-03-18T21:44:00Z">
        <w:r w:rsidDel="00BA11AF">
          <w:delText>describes a</w:delText>
        </w:r>
      </w:del>
      <w:r>
        <w:t xml:space="preserve"> method</w:t>
      </w:r>
      <w:ins w:id="155" w:author="David Devernoe" w:date="2025-03-18T14:44:00Z" w16du:dateUtc="2025-03-18T21:44:00Z">
        <w:r w:rsidR="00BA11AF">
          <w:t>s</w:t>
        </w:r>
      </w:ins>
      <w:r w:rsidR="00937AB0">
        <w:t xml:space="preserve"> </w:t>
      </w:r>
      <w:r w:rsidR="00361107">
        <w:t>by</w:t>
      </w:r>
      <w:r w:rsidR="00937AB0">
        <w:t xml:space="preserve"> which AI </w:t>
      </w:r>
      <w:del w:id="156" w:author="David Devernoe" w:date="2025-03-18T14:45:00Z" w16du:dateUtc="2025-03-18T21:45:00Z">
        <w:r w:rsidR="00937AB0" w:rsidDel="00D77146">
          <w:delText xml:space="preserve">is </w:delText>
        </w:r>
      </w:del>
      <w:ins w:id="157" w:author="David Devernoe" w:date="2025-03-18T14:45:00Z" w16du:dateUtc="2025-03-18T21:45:00Z">
        <w:r w:rsidR="00D77146">
          <w:t xml:space="preserve">can be used to </w:t>
        </w:r>
      </w:ins>
      <w:del w:id="158" w:author="David Devernoe" w:date="2025-03-18T14:45:00Z" w16du:dateUtc="2025-03-18T21:45:00Z">
        <w:r w:rsidR="00937AB0" w:rsidDel="00D463EC">
          <w:delText>leverage</w:delText>
        </w:r>
        <w:r w:rsidR="00937AB0" w:rsidDel="00D77146">
          <w:delText>d</w:delText>
        </w:r>
      </w:del>
      <w:r w:rsidR="00937AB0">
        <w:t xml:space="preserve"> </w:t>
      </w:r>
      <w:del w:id="159" w:author="David Devernoe" w:date="2025-03-18T14:45:00Z" w16du:dateUtc="2025-03-18T21:45:00Z">
        <w:r w:rsidR="00937AB0" w:rsidDel="00D463EC">
          <w:delText>to</w:delText>
        </w:r>
        <w:r w:rsidDel="00D463EC">
          <w:delText xml:space="preserve"> </w:delText>
        </w:r>
      </w:del>
      <w:r w:rsidR="00937AB0">
        <w:t>parse complex relationships between genes, cells, and diseases to extract</w:t>
      </w:r>
      <w:r>
        <w:t xml:space="preserve"> biologically meaningful relationships</w:t>
      </w:r>
      <w:r w:rsidR="00937AB0">
        <w:t xml:space="preserve"> that can be exploited for developing novel therapies, or combine known therapies more effectively, or discover disease-related biomarkers that are predictive, diagnostic, or prognostic. </w:t>
      </w:r>
    </w:p>
    <w:p w14:paraId="18A847DF" w14:textId="13FA7AC9" w:rsidR="0040795A" w:rsidRDefault="00937AB0" w:rsidP="00BF3E68">
      <w:r>
        <w:t xml:space="preserve">The </w:t>
      </w:r>
      <w:ins w:id="160" w:author="David Devernoe" w:date="2025-03-18T14:45:00Z" w16du:dateUtc="2025-03-18T21:45:00Z">
        <w:r w:rsidR="00D463EC">
          <w:t xml:space="preserve">present </w:t>
        </w:r>
      </w:ins>
      <w:r>
        <w:t>method</w:t>
      </w:r>
      <w:ins w:id="161" w:author="David Devernoe" w:date="2025-03-18T14:46:00Z" w16du:dateUtc="2025-03-18T21:46:00Z">
        <w:r w:rsidR="00D463EC">
          <w:t>s</w:t>
        </w:r>
      </w:ins>
      <w:r>
        <w:t xml:space="preserve"> leverage</w:t>
      </w:r>
      <w:del w:id="162" w:author="David Devernoe" w:date="2025-03-18T14:46:00Z" w16du:dateUtc="2025-03-18T21:46:00Z">
        <w:r w:rsidDel="00D463EC">
          <w:delText>s</w:delText>
        </w:r>
      </w:del>
      <w:r>
        <w:t xml:space="preserve"> a type of AI-model referred to as Foundation model to reveal biological relationships </w:t>
      </w:r>
      <w:r w:rsidR="00BF3E68">
        <w:t>between two or more genes in any human disease</w:t>
      </w:r>
      <w:r>
        <w:t>,</w:t>
      </w:r>
      <w:r w:rsidR="00BF3E68">
        <w:t xml:space="preserve"> where single-cell gene expression data is available from diseased or non-diseased samples. Single-cell gene expression captures the level of expression of genes in individual cells isolated from diseased or non-diseased </w:t>
      </w:r>
      <w:r w:rsidR="00361107">
        <w:t>samples,</w:t>
      </w:r>
      <w:r>
        <w:t xml:space="preserve"> or diseased and non-diseased tissues from the same patient (matched samples)</w:t>
      </w:r>
      <w:r w:rsidR="00BF3E68">
        <w:t>. Technologies that enable generating data from single cells</w:t>
      </w:r>
      <w:r w:rsidR="00EA4ED3">
        <w:t xml:space="preserve"> combine a method of capturing single cells from a pool of cells, a method of generating transcriptome libraries from each cell</w:t>
      </w:r>
      <w:r w:rsidR="0040795A">
        <w:t>, barcoding libraries with unique barcodes and unique molecular identifiers (UMI)</w:t>
      </w:r>
      <w:r w:rsidR="00EA4ED3">
        <w:t xml:space="preserve"> and sequencing the libraries</w:t>
      </w:r>
      <w:r w:rsidR="0040795A">
        <w:t xml:space="preserve"> on a sequencing platform. Pipelines to analyze single cell data are available </w:t>
      </w:r>
      <w:r w:rsidR="00361107">
        <w:t>in open source, which</w:t>
      </w:r>
      <w:r w:rsidR="0040795A">
        <w:t xml:space="preserve"> can be deployed to analyze single-cell </w:t>
      </w:r>
      <w:r w:rsidR="00361107">
        <w:t>RNA-seq (transcriptome)</w:t>
      </w:r>
      <w:r w:rsidR="0040795A">
        <w:t xml:space="preserve"> data. </w:t>
      </w:r>
    </w:p>
    <w:p w14:paraId="35263D25" w14:textId="2B445028" w:rsidR="0040795A" w:rsidRDefault="0040795A" w:rsidP="0040795A">
      <w:r>
        <w:t xml:space="preserve">The output of single cell </w:t>
      </w:r>
      <w:commentRangeStart w:id="163"/>
      <w:commentRangeStart w:id="164"/>
      <w:r w:rsidR="00361107">
        <w:t>RNA-seq</w:t>
      </w:r>
      <w:r>
        <w:t xml:space="preserve"> data is a count matrix table</w:t>
      </w:r>
      <w:commentRangeEnd w:id="163"/>
      <w:r>
        <w:rPr>
          <w:rStyle w:val="CommentReference"/>
        </w:rPr>
        <w:commentReference w:id="163"/>
      </w:r>
      <w:commentRangeEnd w:id="164"/>
      <w:r>
        <w:rPr>
          <w:rStyle w:val="CommentReference"/>
        </w:rPr>
        <w:commentReference w:id="164"/>
      </w:r>
      <w:r>
        <w:t>. The count matrix table from single-cell gene expression analysis is a numerical representation</w:t>
      </w:r>
      <w:r w:rsidR="00361107">
        <w:t>,</w:t>
      </w:r>
      <w:r>
        <w:t xml:space="preserve"> where rows correspond to genes, columns correspond to individual cells, and each entry indicates the number of detected transcripts (UMI counts or read counts) </w:t>
      </w:r>
      <w:r w:rsidR="00937AB0">
        <w:t>for each</w:t>
      </w:r>
      <w:r>
        <w:t xml:space="preserve"> gene </w:t>
      </w:r>
      <w:r w:rsidR="00937AB0">
        <w:t>in</w:t>
      </w:r>
      <w:r>
        <w:t xml:space="preserve"> </w:t>
      </w:r>
      <w:r w:rsidR="00937AB0">
        <w:t>each</w:t>
      </w:r>
      <w:r>
        <w:t xml:space="preserve"> cell.</w:t>
      </w:r>
    </w:p>
    <w:p w14:paraId="7487B0A3" w14:textId="245DE380" w:rsidR="003E52C1" w:rsidRDefault="003E52C1" w:rsidP="0040795A">
      <w:r>
        <w:t xml:space="preserve">The present method </w:t>
      </w:r>
      <w:r w:rsidR="00BA04A7">
        <w:t>transforms the</w:t>
      </w:r>
      <w:r>
        <w:t xml:space="preserve"> count matrix data generated by </w:t>
      </w:r>
      <w:del w:id="165" w:author="David Devernoe" w:date="2025-03-18T14:48:00Z" w16du:dateUtc="2025-03-18T21:48:00Z">
        <w:r w:rsidDel="004A6D35">
          <w:delText>the</w:delText>
        </w:r>
        <w:r w:rsidR="00BA04A7" w:rsidDel="004A6D35">
          <w:delText xml:space="preserve"> </w:delText>
        </w:r>
      </w:del>
      <w:r w:rsidR="00BA04A7">
        <w:t>single-cell transcriptomic</w:t>
      </w:r>
      <w:r>
        <w:t xml:space="preserve"> analysis pipelines into biologically meaningful relationship</w:t>
      </w:r>
      <w:r w:rsidR="00BA04A7">
        <w:t>s as</w:t>
      </w:r>
      <w:r>
        <w:t xml:space="preserve"> shown</w:t>
      </w:r>
      <w:ins w:id="166" w:author="David Devernoe" w:date="2025-03-18T14:48:00Z" w16du:dateUtc="2025-03-18T21:48:00Z">
        <w:r w:rsidR="004A6D35">
          <w:t>, for example,</w:t>
        </w:r>
      </w:ins>
      <w:r>
        <w:t xml:space="preserve"> in Figure 1.</w:t>
      </w:r>
      <w:r w:rsidR="00BA04A7">
        <w:t xml:space="preserve"> A brief description of</w:t>
      </w:r>
      <w:ins w:id="167" w:author="David Devernoe" w:date="2025-03-18T14:48:00Z" w16du:dateUtc="2025-03-18T21:48:00Z">
        <w:r w:rsidR="004A6D35">
          <w:t xml:space="preserve"> exemplary</w:t>
        </w:r>
      </w:ins>
      <w:r w:rsidR="00BA04A7">
        <w:t xml:space="preserve"> the steps </w:t>
      </w:r>
      <w:ins w:id="168" w:author="David Devernoe" w:date="2025-03-18T14:48:00Z" w16du:dateUtc="2025-03-18T21:48:00Z">
        <w:r w:rsidR="004A6D35">
          <w:t xml:space="preserve">according to the present methods </w:t>
        </w:r>
      </w:ins>
      <w:r w:rsidR="00BA04A7">
        <w:t>is given below</w:t>
      </w:r>
      <w:ins w:id="169" w:author="David Devernoe" w:date="2025-03-18T14:48:00Z" w16du:dateUtc="2025-03-18T21:48:00Z">
        <w:r w:rsidR="004A6D35">
          <w:t>.</w:t>
        </w:r>
      </w:ins>
    </w:p>
    <w:p w14:paraId="0F864B03" w14:textId="4EC90DF4" w:rsidR="00BA04A7" w:rsidRPr="00BA04A7" w:rsidRDefault="00BA04A7" w:rsidP="00BA04A7">
      <w:pPr>
        <w:pStyle w:val="ListParagraph"/>
        <w:numPr>
          <w:ilvl w:val="0"/>
          <w:numId w:val="9"/>
        </w:numPr>
        <w:rPr>
          <w:b/>
          <w:bCs/>
        </w:rPr>
      </w:pPr>
      <w:r w:rsidRPr="00BA04A7">
        <w:rPr>
          <w:b/>
          <w:bCs/>
        </w:rPr>
        <w:t>Data pre-processing</w:t>
      </w:r>
    </w:p>
    <w:p w14:paraId="1F3FD6D0" w14:textId="2F466B30" w:rsidR="006052C3" w:rsidRDefault="006052C3" w:rsidP="4EEFD67A">
      <w:pPr>
        <w:rPr>
          <w:ins w:id="170" w:author="Gaurang Gupta" w:date="2025-03-21T07:03:00Z" w16du:dateUtc="2025-03-21T07:03:38Z"/>
          <w:rFonts w:ascii="Calibri" w:eastAsia="Calibri" w:hAnsi="Calibri" w:cs="Calibri"/>
        </w:rPr>
      </w:pPr>
      <w:ins w:id="171" w:author="David Devernoe" w:date="2025-03-18T14:51:00Z">
        <w:del w:id="172" w:author="Gaurang Gupta" w:date="2025-03-21T07:03:00Z">
          <w:r w:rsidDel="006052C3">
            <w:delText xml:space="preserve">This step </w:delText>
          </w:r>
        </w:del>
      </w:ins>
      <w:del w:id="173" w:author="Gaurang Gupta" w:date="2025-03-21T07:03:00Z">
        <w:r w:rsidDel="00BA04A7">
          <w:delText>I</w:delText>
        </w:r>
      </w:del>
      <w:ins w:id="174" w:author="David Devernoe" w:date="2025-03-18T14:51:00Z">
        <w:del w:id="175" w:author="Gaurang Gupta" w:date="2025-03-21T07:03:00Z">
          <w:r w:rsidDel="006052C3">
            <w:delText>i</w:delText>
          </w:r>
        </w:del>
      </w:ins>
      <w:del w:id="176" w:author="Gaurang Gupta" w:date="2025-03-21T07:03:00Z">
        <w:r w:rsidDel="00BA04A7">
          <w:delText xml:space="preserve">nvolves applying </w:delText>
        </w:r>
        <w:commentRangeStart w:id="177"/>
        <w:commentRangeStart w:id="178"/>
        <w:r w:rsidDel="00BA04A7">
          <w:delText>quality control filters</w:delText>
        </w:r>
      </w:del>
      <w:del w:id="179" w:author="Gaurang Gupta" w:date="2025-03-21T06:32:00Z">
        <w:r w:rsidDel="00BA04A7">
          <w:delText xml:space="preserve"> </w:delText>
        </w:r>
      </w:del>
      <w:commentRangeEnd w:id="177"/>
      <w:r>
        <w:rPr>
          <w:rStyle w:val="CommentReference"/>
        </w:rPr>
        <w:commentReference w:id="177"/>
      </w:r>
      <w:commentRangeEnd w:id="178"/>
      <w:r>
        <w:rPr>
          <w:rStyle w:val="CommentReference"/>
        </w:rPr>
        <w:commentReference w:id="178"/>
      </w:r>
      <w:del w:id="180" w:author="Gaurang Gupta" w:date="2025-03-21T07:03:00Z">
        <w:r w:rsidDel="00BA04A7">
          <w:delText xml:space="preserve">to ensure data reliability </w:delText>
        </w:r>
        <w:commentRangeStart w:id="181"/>
        <w:commentRangeStart w:id="182"/>
        <w:r w:rsidDel="00BA04A7">
          <w:delText>and normalizing the data using log transformation for downstream analysis</w:delText>
        </w:r>
      </w:del>
      <w:commentRangeEnd w:id="181"/>
      <w:r>
        <w:rPr>
          <w:rStyle w:val="CommentReference"/>
        </w:rPr>
        <w:commentReference w:id="181"/>
      </w:r>
      <w:commentRangeEnd w:id="182"/>
      <w:r>
        <w:rPr>
          <w:rStyle w:val="CommentReference"/>
        </w:rPr>
        <w:commentReference w:id="182"/>
      </w:r>
      <w:ins w:id="183" w:author="David Devernoe" w:date="2025-03-18T14:51:00Z">
        <w:del w:id="184" w:author="Gaurang Gupta" w:date="2025-03-21T07:03:00Z">
          <w:r w:rsidDel="006052C3">
            <w:delText xml:space="preserve">. </w:delText>
          </w:r>
        </w:del>
      </w:ins>
      <w:ins w:id="185" w:author="David Devernoe" w:date="2025-03-18T14:52:00Z">
        <w:del w:id="186" w:author="Gaurang Gupta" w:date="2025-03-21T07:03:00Z">
          <w:r w:rsidRPr="4EEFD67A" w:rsidDel="00482F10">
            <w:rPr>
              <w:highlight w:val="yellow"/>
              <w:rPrChange w:id="187" w:author="David Devernoe" w:date="2025-03-18T14:52:00Z">
                <w:rPr/>
              </w:rPrChange>
            </w:rPr>
            <w:delText>[***please also describe the output of this step, including what information is carried to the next step***]</w:delText>
          </w:r>
        </w:del>
      </w:ins>
      <w:ins w:id="188" w:author="Gaurang Gupta" w:date="2025-03-21T07:03:00Z">
        <w:r w:rsidR="46BB4087" w:rsidRPr="4EEFD67A">
          <w:rPr>
            <w:rFonts w:ascii="Calibri" w:eastAsia="Calibri" w:hAnsi="Calibri" w:cs="Calibri"/>
          </w:rPr>
          <w:t xml:space="preserve">This step involves applying quality control filters to ensure data reliability. The foundation models have a criterion to filter out cells that do not express a minimum number of genes. For example, cells expressing fewer than 200 genes may be considered low-quality and removed from the dataset. After filtering, the data is normalized using log transformation to account for differences in sequencing depth and improve comparability across cells. For instance, gene expression values are transformed as </w:t>
        </w:r>
        <w:r w:rsidR="46BB4087" w:rsidRPr="4EEFD67A">
          <w:rPr>
            <w:rFonts w:ascii="Calibri" w:eastAsia="Calibri" w:hAnsi="Calibri" w:cs="Calibri"/>
            <w:b/>
            <w:bCs/>
          </w:rPr>
          <w:t>log1p(X) = log(1 + X)</w:t>
        </w:r>
        <w:r w:rsidR="46BB4087" w:rsidRPr="4EEFD67A">
          <w:rPr>
            <w:rFonts w:ascii="Calibri" w:eastAsia="Calibri" w:hAnsi="Calibri" w:cs="Calibri"/>
          </w:rPr>
          <w:t xml:space="preserve">, where X is the raw gene count. This </w:t>
        </w:r>
        <w:r w:rsidR="46BB4087" w:rsidRPr="4EEFD67A">
          <w:rPr>
            <w:rFonts w:ascii="Calibri" w:eastAsia="Calibri" w:hAnsi="Calibri" w:cs="Calibri"/>
          </w:rPr>
          <w:lastRenderedPageBreak/>
          <w:t>transformation stabilizes variance and makes downstream analysis, such as clustering or dimensionality reduction, more effective.</w:t>
        </w:r>
      </w:ins>
    </w:p>
    <w:p w14:paraId="0CE96AD4" w14:textId="7C36326F" w:rsidR="46BB4087" w:rsidRDefault="46BB4087">
      <w:pPr>
        <w:spacing w:before="240" w:after="240"/>
        <w:rPr>
          <w:rFonts w:ascii="Calibri" w:eastAsia="Calibri" w:hAnsi="Calibri" w:cs="Calibri"/>
        </w:rPr>
        <w:pPrChange w:id="189" w:author="Gaurang Gupta" w:date="2025-03-21T07:03:00Z">
          <w:pPr/>
        </w:pPrChange>
      </w:pPr>
      <w:ins w:id="190" w:author="Gaurang Gupta" w:date="2025-03-21T07:03:00Z">
        <w:r w:rsidRPr="4EEFD67A">
          <w:rPr>
            <w:rFonts w:ascii="Calibri" w:eastAsia="Calibri" w:hAnsi="Calibri" w:cs="Calibri"/>
          </w:rPr>
          <w:t>The result of this step is a dataset containing only high-quality cells with normalized gene expression values. Low-expressed cells are filtered out, and the refined data is carried forward for further analysis, such as embedding generation or clustering.</w:t>
        </w:r>
      </w:ins>
    </w:p>
    <w:p w14:paraId="38680FB6" w14:textId="0DB60DDA" w:rsidR="00BA04A7" w:rsidRPr="00BA04A7" w:rsidRDefault="00BA04A7" w:rsidP="00BA04A7">
      <w:pPr>
        <w:pStyle w:val="ListParagraph"/>
        <w:numPr>
          <w:ilvl w:val="0"/>
          <w:numId w:val="9"/>
        </w:numPr>
        <w:rPr>
          <w:b/>
          <w:bCs/>
        </w:rPr>
      </w:pPr>
      <w:r w:rsidRPr="00BA04A7">
        <w:rPr>
          <w:b/>
          <w:bCs/>
        </w:rPr>
        <w:t xml:space="preserve">Applying </w:t>
      </w:r>
      <w:r w:rsidR="00C259D5">
        <w:rPr>
          <w:b/>
          <w:bCs/>
        </w:rPr>
        <w:t>F</w:t>
      </w:r>
      <w:r w:rsidRPr="00BA04A7">
        <w:rPr>
          <w:b/>
          <w:bCs/>
        </w:rPr>
        <w:t>oundation model to generate gene embeddings</w:t>
      </w:r>
    </w:p>
    <w:p w14:paraId="503C5CD8" w14:textId="1D361726" w:rsidR="00215483" w:rsidRDefault="00215483" w:rsidP="00215483">
      <w:pPr>
        <w:rPr>
          <w:ins w:id="191" w:author="Gaurang Gupta" w:date="2025-03-21T07:20:00Z" w16du:dateUtc="2025-03-21T07:20:23Z"/>
        </w:rPr>
      </w:pPr>
      <w:r>
        <w:t>Foundation Models function similarly to large language models (LLMs), processing text and multim</w:t>
      </w:r>
      <w:r w:rsidR="00361107">
        <w:t>odal</w:t>
      </w:r>
      <w:r>
        <w:t xml:space="preserve"> data to summarize, annotate, classify, and perform various other tasks. </w:t>
      </w:r>
      <w:del w:id="192" w:author="Gaurang Gupta" w:date="2025-03-21T07:11:00Z">
        <w:r w:rsidDel="00215483">
          <w:delText>I</w:delText>
        </w:r>
      </w:del>
      <w:del w:id="193" w:author="Gaurang Gupta" w:date="2025-03-21T07:12:00Z">
        <w:r w:rsidDel="00215483">
          <w:delText xml:space="preserve">n this invention, the Foundation Model used, </w:delText>
        </w:r>
        <w:commentRangeStart w:id="194"/>
        <w:commentRangeStart w:id="195"/>
        <w:r w:rsidDel="00215483">
          <w:delText xml:space="preserve">single-cell Foundation </w:delText>
        </w:r>
      </w:del>
      <w:ins w:id="196" w:author="David Devernoe" w:date="2025-03-18T14:59:00Z">
        <w:del w:id="197" w:author="Gaurang Gupta" w:date="2025-03-21T07:09:00Z">
          <w:r w:rsidDel="00E154F7">
            <w:delText>M</w:delText>
          </w:r>
        </w:del>
      </w:ins>
      <w:del w:id="198" w:author="Gaurang Gupta" w:date="2025-03-21T07:12:00Z">
        <w:r w:rsidDel="00215483">
          <w:delText xml:space="preserve">model (scFoundation) </w:delText>
        </w:r>
      </w:del>
      <w:del w:id="199" w:author="Gaurang Gupta" w:date="2025-03-21T07:10:00Z">
        <w:r w:rsidDel="00215483">
          <w:delText>is</w:delText>
        </w:r>
      </w:del>
      <w:del w:id="200" w:author="Gaurang Gupta" w:date="2025-03-21T07:12:00Z">
        <w:r w:rsidDel="00215483">
          <w:delText xml:space="preserve"> built on multiomic data, incorporating a vast corpus of genomic, transcriptomic, and proteomic sequences, along with textual information on genes, cells, diseases, drugs, and treatments</w:delText>
        </w:r>
      </w:del>
      <w:commentRangeEnd w:id="194"/>
      <w:r>
        <w:rPr>
          <w:rStyle w:val="CommentReference"/>
        </w:rPr>
        <w:commentReference w:id="194"/>
      </w:r>
      <w:commentRangeEnd w:id="195"/>
      <w:r>
        <w:rPr>
          <w:rStyle w:val="CommentReference"/>
        </w:rPr>
        <w:commentReference w:id="195"/>
      </w:r>
      <w:ins w:id="201" w:author="Gaurang Gupta" w:date="2025-03-21T07:12:00Z">
        <w:r w:rsidR="0E760951" w:rsidRPr="4EEFD67A">
          <w:rPr>
            <w:rFonts w:ascii="Calibri" w:eastAsia="Calibri" w:hAnsi="Calibri" w:cs="Calibri"/>
          </w:rPr>
          <w:t xml:space="preserve"> These models are designed to integrate multiomic data, combining diverse biological information from multiple sources. They incorporate large-scale genomic sequences (DNA-level data), transcriptomic profiles (gene expression data from RNA), and proteomic data (protein expression and interactions). Additionally, they leverage textual information related to genes, cells, diseases, drugs, and treatments. This comprehensive approach enables a deeper understanding of biological systems</w:t>
        </w:r>
      </w:ins>
      <w:r>
        <w:t xml:space="preserve">. These models extract biological knowledge as </w:t>
      </w:r>
      <w:commentRangeStart w:id="202"/>
      <w:commentRangeStart w:id="203"/>
      <w:r>
        <w:t>embeddings</w:t>
      </w:r>
      <w:commentRangeEnd w:id="202"/>
      <w:r>
        <w:rPr>
          <w:rStyle w:val="CommentReference"/>
        </w:rPr>
        <w:commentReference w:id="202"/>
      </w:r>
      <w:commentRangeEnd w:id="203"/>
      <w:r>
        <w:rPr>
          <w:rStyle w:val="CommentReference"/>
        </w:rPr>
        <w:commentReference w:id="203"/>
      </w:r>
      <w:r>
        <w:t>, which are mathematical representations of concepts like genes, cells, and tissues, projected as vectors in a multi-dimensional feature space</w:t>
      </w:r>
      <w:ins w:id="204" w:author="Gaurang Gupta" w:date="2025-03-21T07:14:00Z">
        <w:r w:rsidR="51AA9D52">
          <w:t xml:space="preserve"> and exhibit surprising properties</w:t>
        </w:r>
      </w:ins>
      <w:r>
        <w:t>.</w:t>
      </w:r>
      <w:ins w:id="205" w:author="Gaurang Gupta" w:date="2025-03-21T07:15:00Z">
        <w:r w:rsidR="4D337E42">
          <w:t xml:space="preserve"> </w:t>
        </w:r>
      </w:ins>
      <w:ins w:id="206" w:author="Gaurang Gupta" w:date="2025-03-21T07:20:00Z">
        <w:r w:rsidR="1D854880">
          <w:t>Embeddings are numerical representations learned by the neural network during training, capturing meaningful biological relationships in a lower-dimensional space. In this space, genes with similar functions (e.g., those in the same pathway or co-expressed) cluster together, as do cells of the same type. Healthy and diseased cells naturally form distinct clusters, and the distances between them carry biological significance.</w:t>
        </w:r>
      </w:ins>
    </w:p>
    <w:p w14:paraId="1E1C72D4" w14:textId="1C2AE90D" w:rsidR="00215483" w:rsidRDefault="1D854880" w:rsidP="4EEFD67A">
      <w:ins w:id="207" w:author="Gaurang Gupta" w:date="2025-03-21T07:20:00Z">
        <w:r>
          <w:t>For example, by analyzing these distances, one could design gene perturbations to shift a diseased cell’s embedding toward a healthy state. This approach can be applied to drug discovery, identifying potential targets by silencing genes or testing for synthetic lethality pairs—where knocking out two genes together is lethal to a diseased cell but not a healthy one. These learned embeddings thus provide a powerful tool for understanding biological mechanisms and therapeutic interventions.</w:t>
        </w:r>
      </w:ins>
    </w:p>
    <w:p w14:paraId="4A28E452" w14:textId="3DD76EB5" w:rsidR="00215483" w:rsidRDefault="00215483" w:rsidP="00215483">
      <w:del w:id="208" w:author="David Devernoe" w:date="2025-03-18T14:59:00Z" w16du:dateUtc="2025-03-18T21:59:00Z">
        <w:r w:rsidDel="00505228">
          <w:delText>However, Foundation Models</w:delText>
        </w:r>
      </w:del>
      <w:ins w:id="209" w:author="David Devernoe" w:date="2025-03-18T14:59:00Z" w16du:dateUtc="2025-03-18T21:59:00Z">
        <w:r w:rsidR="00505228">
          <w:t>It is important to observe that to-date, models</w:t>
        </w:r>
      </w:ins>
      <w:r>
        <w:t xml:space="preserve"> trained on large, diverse datasets encompassing multiple diseases, tissues, and cell types </w:t>
      </w:r>
      <w:del w:id="210" w:author="David Devernoe" w:date="2025-03-18T14:59:00Z" w16du:dateUtc="2025-03-18T21:59:00Z">
        <w:r w:rsidDel="00505228">
          <w:delText xml:space="preserve">often </w:delText>
        </w:r>
      </w:del>
      <w:ins w:id="211" w:author="David Devernoe" w:date="2025-03-18T14:59:00Z" w16du:dateUtc="2025-03-18T21:59:00Z">
        <w:r w:rsidR="00505228">
          <w:t xml:space="preserve">have </w:t>
        </w:r>
      </w:ins>
      <w:r>
        <w:t>fail</w:t>
      </w:r>
      <w:ins w:id="212" w:author="David Devernoe" w:date="2025-03-18T14:59:00Z" w16du:dateUtc="2025-03-18T21:59:00Z">
        <w:r w:rsidR="00505228">
          <w:t>ed</w:t>
        </w:r>
      </w:ins>
      <w:r>
        <w:t xml:space="preserve"> to generate meaningful, actionable insights for a specific disease condition involving</w:t>
      </w:r>
      <w:r w:rsidR="00361107">
        <w:t xml:space="preserve"> a</w:t>
      </w:r>
      <w:r>
        <w:t xml:space="preserve"> selective tissue type. To address this limitation, </w:t>
      </w:r>
      <w:ins w:id="213" w:author="David Devernoe" w:date="2025-03-18T14:59:00Z" w16du:dateUtc="2025-03-18T21:59:00Z">
        <w:r w:rsidR="00E154F7">
          <w:t xml:space="preserve">the presently described </w:t>
        </w:r>
      </w:ins>
      <w:r>
        <w:t xml:space="preserve">Foundation Models </w:t>
      </w:r>
      <w:r w:rsidR="00361107">
        <w:t>are</w:t>
      </w:r>
      <w:ins w:id="214" w:author="David Devernoe" w:date="2025-03-18T15:01:00Z" w16du:dateUtc="2025-03-18T22:01:00Z">
        <w:r w:rsidR="00D13FD6">
          <w:t xml:space="preserve">, among other </w:t>
        </w:r>
      </w:ins>
      <w:ins w:id="215" w:author="David Devernoe" w:date="2025-03-18T15:02:00Z" w16du:dateUtc="2025-03-18T22:02:00Z">
        <w:r w:rsidR="002306CB">
          <w:t>adaptations described herein,</w:t>
        </w:r>
      </w:ins>
      <w:r>
        <w:t xml:space="preserve"> fine-tuned on datasets tailored to a particular biological </w:t>
      </w:r>
      <w:del w:id="216" w:author="David Devernoe" w:date="2025-03-18T15:02:00Z" w16du:dateUtc="2025-03-18T22:02:00Z">
        <w:r w:rsidDel="002306CB">
          <w:delText>problem</w:delText>
        </w:r>
      </w:del>
      <w:ins w:id="217" w:author="David Devernoe" w:date="2025-03-18T15:02:00Z" w16du:dateUtc="2025-03-18T22:02:00Z">
        <w:r w:rsidR="002306CB">
          <w:t>phenonemon</w:t>
        </w:r>
      </w:ins>
      <w:r>
        <w:t>.</w:t>
      </w:r>
    </w:p>
    <w:p w14:paraId="420E3DDE" w14:textId="08CCE047" w:rsidR="00215483" w:rsidRDefault="00215483">
      <w:pPr>
        <w:rPr>
          <w:ins w:id="218" w:author="Gaurang Gupta" w:date="2025-03-21T07:28:00Z" w16du:dateUtc="2025-03-21T07:28:06Z"/>
        </w:rPr>
      </w:pPr>
      <w:r>
        <w:t xml:space="preserve">In </w:t>
      </w:r>
      <w:del w:id="219" w:author="David Devernoe" w:date="2025-03-18T15:02:00Z">
        <w:r w:rsidDel="00215483">
          <w:delText xml:space="preserve">this </w:delText>
        </w:r>
      </w:del>
      <w:ins w:id="220" w:author="David Devernoe" w:date="2025-03-18T15:02:00Z">
        <w:r w:rsidR="002306CB">
          <w:t>present disclosure</w:t>
        </w:r>
      </w:ins>
      <w:del w:id="221" w:author="David Devernoe" w:date="2025-03-18T15:02:00Z">
        <w:r w:rsidDel="00215483">
          <w:delText>invention</w:delText>
        </w:r>
      </w:del>
      <w:r>
        <w:t xml:space="preserve">, </w:t>
      </w:r>
      <w:del w:id="222" w:author="David Devernoe" w:date="2025-03-18T15:02:00Z">
        <w:r w:rsidDel="00215483">
          <w:delText xml:space="preserve">we fine-tuned </w:delText>
        </w:r>
      </w:del>
      <w:r>
        <w:t xml:space="preserve">the </w:t>
      </w:r>
      <w:del w:id="223" w:author="Gaurang Gupta" w:date="2025-03-21T07:26:00Z">
        <w:r w:rsidDel="00215483">
          <w:delText>single-cell Foundation (scFoundation) model (Ref)</w:delText>
        </w:r>
      </w:del>
      <w:ins w:id="224" w:author="Gaurang Gupta" w:date="2025-03-21T07:26:00Z">
        <w:r w:rsidR="0387929A">
          <w:t>Foundation model</w:t>
        </w:r>
      </w:ins>
    </w:p>
    <w:p w14:paraId="0C91C75E" w14:textId="5B0A857C" w:rsidR="00215483" w:rsidRDefault="00215483">
      <w:r>
        <w:t xml:space="preserve"> </w:t>
      </w:r>
      <w:ins w:id="225" w:author="David Devernoe" w:date="2025-03-18T15:03:00Z">
        <w:r w:rsidR="002306CB">
          <w:t xml:space="preserve">is fine-tuned </w:t>
        </w:r>
      </w:ins>
      <w:r>
        <w:t xml:space="preserve">using a lung cancer dataset comprising paired </w:t>
      </w:r>
      <w:r w:rsidR="00FD7C5F">
        <w:t>non-cancer</w:t>
      </w:r>
      <w:r>
        <w:t xml:space="preserve"> and cancerous tissues from multiple individuals. These individuals presented with</w:t>
      </w:r>
      <w:r w:rsidR="00FD7C5F">
        <w:t xml:space="preserve"> different stages of lung cancer, including</w:t>
      </w:r>
      <w:r>
        <w:t xml:space="preserve"> early-stage adenocarcinoma in situ (AIS), minimally invasive adenocarcinoma (MIA), and invasive adenocarcinoma (IAC)</w:t>
      </w:r>
      <w:r w:rsidR="00FD7C5F">
        <w:t xml:space="preserve">. </w:t>
      </w:r>
      <w:commentRangeStart w:id="226"/>
      <w:commentRangeStart w:id="227"/>
      <w:del w:id="228" w:author="Gaurang Gupta" w:date="2025-03-21T07:29:00Z">
        <w:r w:rsidDel="00215483">
          <w:delText>Fine-tuning generated new embeddings, altering the feature space</w:delText>
        </w:r>
      </w:del>
      <w:commentRangeEnd w:id="226"/>
      <w:r>
        <w:rPr>
          <w:rStyle w:val="CommentReference"/>
        </w:rPr>
        <w:commentReference w:id="226"/>
      </w:r>
      <w:commentRangeEnd w:id="227"/>
      <w:r>
        <w:rPr>
          <w:rStyle w:val="CommentReference"/>
        </w:rPr>
        <w:commentReference w:id="227"/>
      </w:r>
      <w:del w:id="229" w:author="Gaurang Gupta" w:date="2025-03-21T07:29:00Z">
        <w:r w:rsidDel="00215483">
          <w:delText xml:space="preserve">, and </w:delText>
        </w:r>
        <w:commentRangeStart w:id="230"/>
        <w:commentRangeStart w:id="231"/>
        <w:r w:rsidDel="00215483">
          <w:delText xml:space="preserve">revealing relationships </w:delText>
        </w:r>
      </w:del>
      <w:commentRangeEnd w:id="230"/>
      <w:r>
        <w:rPr>
          <w:rStyle w:val="CommentReference"/>
        </w:rPr>
        <w:commentReference w:id="230"/>
      </w:r>
      <w:commentRangeEnd w:id="231"/>
      <w:r>
        <w:rPr>
          <w:rStyle w:val="CommentReference"/>
        </w:rPr>
        <w:commentReference w:id="231"/>
      </w:r>
      <w:del w:id="232" w:author="Gaurang Gupta" w:date="2025-03-21T07:29:00Z">
        <w:r w:rsidDel="00215483">
          <w:delText>that did not exist in the non-fine-tuned model. These relationships were then filtered using specific criteria and subjected to downstream analysis (</w:delText>
        </w:r>
        <w:commentRangeStart w:id="233"/>
        <w:commentRangeStart w:id="234"/>
        <w:r w:rsidDel="00215483">
          <w:delText>Figure 2</w:delText>
        </w:r>
      </w:del>
      <w:commentRangeEnd w:id="233"/>
      <w:r>
        <w:rPr>
          <w:rStyle w:val="CommentReference"/>
        </w:rPr>
        <w:commentReference w:id="233"/>
      </w:r>
      <w:commentRangeEnd w:id="234"/>
      <w:r>
        <w:rPr>
          <w:rStyle w:val="CommentReference"/>
        </w:rPr>
        <w:commentReference w:id="234"/>
      </w:r>
      <w:del w:id="235" w:author="Gaurang Gupta" w:date="2025-03-21T07:29:00Z">
        <w:r w:rsidDel="00215483">
          <w:delText>).</w:delText>
        </w:r>
      </w:del>
      <w:ins w:id="236" w:author="Gaurang Gupta" w:date="2025-03-21T07:29:00Z">
        <w:r w:rsidR="44A6EF9E">
          <w:t xml:space="preserve"> Fine-tuned the neural network with </w:t>
        </w:r>
        <w:r w:rsidR="44A6EF9E">
          <w:lastRenderedPageBreak/>
          <w:t>this dataset generated new embeddings, reshaping the feature space and uncovering relationships that were not present in the original, non-fine-tuned model. These newly identified relationships were then filtered using specific criteria and subjected to downstream analysis (Figure 2).</w:t>
        </w:r>
      </w:ins>
    </w:p>
    <w:p w14:paraId="352B2B4B" w14:textId="62ACEA9B" w:rsidR="008570B7" w:rsidRDefault="008570B7" w:rsidP="4EEFD67A">
      <w:pPr>
        <w:spacing w:before="240" w:after="159"/>
        <w:rPr>
          <w:ins w:id="237" w:author="Gaurang Gupta" w:date="2025-03-21T06:29:00Z" w16du:dateUtc="2025-03-21T06:29:18Z"/>
          <w:rFonts w:ascii="Calibri" w:eastAsia="Calibri" w:hAnsi="Calibri" w:cs="Calibri"/>
        </w:rPr>
      </w:pPr>
      <w:commentRangeStart w:id="238"/>
      <w:commentRangeStart w:id="239"/>
      <w:del w:id="240" w:author="Gaurang Gupta" w:date="2025-03-21T09:25:00Z">
        <w:r w:rsidRPr="4EEFD67A" w:rsidDel="008570B7">
          <w:rPr>
            <w:strike/>
            <w:rPrChange w:id="241" w:author="Gaurang Gupta" w:date="2025-03-21T10:29:00Z">
              <w:rPr/>
            </w:rPrChange>
          </w:rPr>
          <w:delText xml:space="preserve">Unfiltered </w:delText>
        </w:r>
      </w:del>
      <w:commentRangeEnd w:id="238"/>
      <w:r>
        <w:rPr>
          <w:rStyle w:val="CommentReference"/>
        </w:rPr>
        <w:commentReference w:id="238"/>
      </w:r>
      <w:commentRangeEnd w:id="239"/>
      <w:r>
        <w:rPr>
          <w:rStyle w:val="CommentReference"/>
        </w:rPr>
        <w:commentReference w:id="239"/>
      </w:r>
      <w:del w:id="242" w:author="Gaurang Gupta" w:date="2025-03-21T09:25:00Z">
        <w:r w:rsidRPr="4EEFD67A" w:rsidDel="008570B7">
          <w:rPr>
            <w:strike/>
            <w:rPrChange w:id="243" w:author="Gaurang Gupta" w:date="2025-03-21T10:29:00Z">
              <w:rPr/>
            </w:rPrChange>
          </w:rPr>
          <w:delText>relationships are dense and do not provide actionable insights</w:delText>
        </w:r>
      </w:del>
      <w:ins w:id="244" w:author="David Devernoe" w:date="2025-03-18T15:06:00Z">
        <w:del w:id="245" w:author="Gaurang Gupta" w:date="2025-03-21T09:25:00Z">
          <w:r w:rsidRPr="4EEFD67A" w:rsidDel="005A39C9">
            <w:rPr>
              <w:strike/>
              <w:rPrChange w:id="246" w:author="Gaurang Gupta" w:date="2025-03-21T10:29:00Z">
                <w:rPr/>
              </w:rPrChange>
            </w:rPr>
            <w:delText>, as depicted in</w:delText>
          </w:r>
        </w:del>
      </w:ins>
      <w:del w:id="247" w:author="Gaurang Gupta" w:date="2025-03-21T09:25:00Z">
        <w:r w:rsidRPr="4EEFD67A" w:rsidDel="00516FE0">
          <w:rPr>
            <w:strike/>
            <w:rPrChange w:id="248" w:author="Gaurang Gupta" w:date="2025-03-21T10:29:00Z">
              <w:rPr/>
            </w:rPrChange>
          </w:rPr>
          <w:delText xml:space="preserve"> </w:delText>
        </w:r>
      </w:del>
      <w:del w:id="249" w:author="David Devernoe" w:date="2025-03-18T15:06:00Z">
        <w:r w:rsidRPr="4EEFD67A" w:rsidDel="00516FE0">
          <w:rPr>
            <w:strike/>
            <w:rPrChange w:id="250" w:author="Gaurang Gupta" w:date="2025-03-21T10:29:00Z">
              <w:rPr/>
            </w:rPrChange>
          </w:rPr>
          <w:delText>(</w:delText>
        </w:r>
      </w:del>
      <w:del w:id="251" w:author="Gaurang Gupta" w:date="2025-03-21T09:25:00Z">
        <w:r w:rsidRPr="4EEFD67A" w:rsidDel="00516FE0">
          <w:rPr>
            <w:strike/>
            <w:rPrChange w:id="252" w:author="Gaurang Gupta" w:date="2025-03-21T10:29:00Z">
              <w:rPr/>
            </w:rPrChange>
          </w:rPr>
          <w:delText>Figure 3</w:delText>
        </w:r>
      </w:del>
      <w:del w:id="253" w:author="David Devernoe" w:date="2025-03-18T15:06:00Z">
        <w:r w:rsidRPr="4EEFD67A" w:rsidDel="00516FE0">
          <w:rPr>
            <w:strike/>
            <w:rPrChange w:id="254" w:author="Gaurang Gupta" w:date="2025-03-21T10:29:00Z">
              <w:rPr/>
            </w:rPrChange>
          </w:rPr>
          <w:delText>)</w:delText>
        </w:r>
      </w:del>
      <w:del w:id="255" w:author="Gaurang Gupta" w:date="2025-03-21T09:25:00Z">
        <w:r w:rsidRPr="4EEFD67A" w:rsidDel="008570B7">
          <w:rPr>
            <w:strike/>
            <w:rPrChange w:id="256" w:author="Gaurang Gupta" w:date="2025-03-21T10:29:00Z">
              <w:rPr/>
            </w:rPrChange>
          </w:rPr>
          <w:delText xml:space="preserve">. Therefore, </w:delText>
        </w:r>
      </w:del>
      <w:del w:id="257" w:author="David Devernoe" w:date="2025-03-18T15:06:00Z">
        <w:r w:rsidRPr="4EEFD67A" w:rsidDel="008570B7">
          <w:rPr>
            <w:strike/>
            <w:rPrChange w:id="258" w:author="Gaurang Gupta" w:date="2025-03-21T10:29:00Z">
              <w:rPr/>
            </w:rPrChange>
          </w:rPr>
          <w:delText xml:space="preserve">we </w:delText>
        </w:r>
      </w:del>
      <w:ins w:id="259" w:author="David Devernoe" w:date="2025-03-18T15:06:00Z">
        <w:del w:id="260" w:author="Gaurang Gupta" w:date="2025-03-21T09:25:00Z">
          <w:r w:rsidRPr="4EEFD67A" w:rsidDel="005A39C9">
            <w:rPr>
              <w:strike/>
              <w:rPrChange w:id="261" w:author="Gaurang Gupta" w:date="2025-03-21T10:29:00Z">
                <w:rPr/>
              </w:rPrChange>
            </w:rPr>
            <w:delText>the present inventors developed and applied</w:delText>
          </w:r>
        </w:del>
      </w:ins>
      <w:del w:id="262" w:author="Gaurang Gupta" w:date="2025-03-21T09:25:00Z">
        <w:r w:rsidRPr="4EEFD67A" w:rsidDel="008570B7">
          <w:rPr>
            <w:strike/>
            <w:rPrChange w:id="263" w:author="Gaurang Gupta" w:date="2025-03-21T10:29:00Z">
              <w:rPr/>
            </w:rPrChange>
          </w:rPr>
          <w:delText xml:space="preserve">employed different filtration strategies shown in </w:delText>
        </w:r>
        <w:commentRangeStart w:id="264"/>
        <w:commentRangeStart w:id="265"/>
        <w:r w:rsidRPr="4EEFD67A" w:rsidDel="008570B7">
          <w:rPr>
            <w:strike/>
            <w:rPrChange w:id="266" w:author="Gaurang Gupta" w:date="2025-03-21T10:29:00Z">
              <w:rPr/>
            </w:rPrChange>
          </w:rPr>
          <w:delText xml:space="preserve">Figure </w:delText>
        </w:r>
        <w:r w:rsidRPr="4EEFD67A" w:rsidDel="00516FE0">
          <w:rPr>
            <w:strike/>
            <w:rPrChange w:id="267" w:author="Gaurang Gupta" w:date="2025-03-21T10:29:00Z">
              <w:rPr/>
            </w:rPrChange>
          </w:rPr>
          <w:delText>4</w:delText>
        </w:r>
      </w:del>
      <w:commentRangeEnd w:id="264"/>
      <w:r>
        <w:rPr>
          <w:rStyle w:val="CommentReference"/>
        </w:rPr>
        <w:commentReference w:id="264"/>
      </w:r>
      <w:commentRangeEnd w:id="265"/>
      <w:r>
        <w:rPr>
          <w:rStyle w:val="CommentReference"/>
        </w:rPr>
        <w:commentReference w:id="265"/>
      </w:r>
      <w:del w:id="268" w:author="Gaurang Gupta" w:date="2025-03-21T09:25:00Z">
        <w:r w:rsidRPr="4EEFD67A" w:rsidDel="008570B7">
          <w:rPr>
            <w:strike/>
            <w:rPrChange w:id="269" w:author="Gaurang Gupta" w:date="2025-03-21T10:29:00Z">
              <w:rPr/>
            </w:rPrChange>
          </w:rPr>
          <w:delText xml:space="preserve">. </w:delText>
        </w:r>
      </w:del>
      <w:del w:id="270" w:author="David Devernoe" w:date="2025-03-18T15:11:00Z">
        <w:r w:rsidRPr="4EEFD67A" w:rsidDel="008570B7">
          <w:rPr>
            <w:strike/>
            <w:rPrChange w:id="271" w:author="Gaurang Gupta" w:date="2025-03-21T10:29:00Z">
              <w:rPr/>
            </w:rPrChange>
          </w:rPr>
          <w:delText xml:space="preserve">We </w:delText>
        </w:r>
      </w:del>
      <w:ins w:id="272" w:author="David Devernoe" w:date="2025-03-18T15:11:00Z">
        <w:del w:id="273" w:author="Gaurang Gupta" w:date="2025-03-21T09:25:00Z">
          <w:r w:rsidRPr="4EEFD67A" w:rsidDel="009156F3">
            <w:rPr>
              <w:strike/>
              <w:rPrChange w:id="274" w:author="Gaurang Gupta" w:date="2025-03-21T10:29:00Z">
                <w:rPr/>
              </w:rPrChange>
            </w:rPr>
            <w:delText>The present inventors</w:delText>
          </w:r>
          <w:r w:rsidRPr="4EEFD67A" w:rsidDel="003E55A1">
            <w:rPr>
              <w:strike/>
              <w:rPrChange w:id="275" w:author="Gaurang Gupta" w:date="2025-03-21T10:29:00Z">
                <w:rPr/>
              </w:rPrChange>
            </w:rPr>
            <w:delText xml:space="preserve"> utilized</w:delText>
          </w:r>
        </w:del>
      </w:ins>
      <w:del w:id="276" w:author="Gaurang Gupta" w:date="2025-03-21T09:25:00Z">
        <w:r w:rsidRPr="4EEFD67A" w:rsidDel="008570B7">
          <w:rPr>
            <w:strike/>
            <w:rPrChange w:id="277" w:author="Gaurang Gupta" w:date="2025-03-21T10:29:00Z">
              <w:rPr/>
            </w:rPrChange>
          </w:rPr>
          <w:delText>took a</w:delText>
        </w:r>
        <w:r w:rsidRPr="4EEFD67A" w:rsidDel="00516FE0">
          <w:rPr>
            <w:strike/>
            <w:rPrChange w:id="278" w:author="Gaurang Gupta" w:date="2025-03-21T10:29:00Z">
              <w:rPr/>
            </w:rPrChange>
          </w:rPr>
          <w:delText>n</w:delText>
        </w:r>
        <w:r w:rsidRPr="4EEFD67A" w:rsidDel="008570B7">
          <w:rPr>
            <w:strike/>
            <w:rPrChange w:id="279" w:author="Gaurang Gupta" w:date="2025-03-21T10:29:00Z">
              <w:rPr/>
            </w:rPrChange>
          </w:rPr>
          <w:delText xml:space="preserve"> </w:delText>
        </w:r>
        <w:commentRangeStart w:id="280"/>
        <w:commentRangeStart w:id="281"/>
        <w:r w:rsidRPr="4EEFD67A" w:rsidDel="008570B7">
          <w:rPr>
            <w:strike/>
            <w:rPrChange w:id="282" w:author="Gaurang Gupta" w:date="2025-03-21T10:29:00Z">
              <w:rPr/>
            </w:rPrChange>
          </w:rPr>
          <w:delText>exploratory approach to identify shifts in embeddings between non-cancer and cancer samples</w:delText>
        </w:r>
        <w:r w:rsidRPr="4EEFD67A" w:rsidDel="002162EE">
          <w:rPr>
            <w:strike/>
            <w:rPrChange w:id="283" w:author="Gaurang Gupta" w:date="2025-03-21T10:29:00Z">
              <w:rPr/>
            </w:rPrChange>
          </w:rPr>
          <w:delText xml:space="preserve"> and use significantly shifted gene embeddings </w:delText>
        </w:r>
      </w:del>
      <w:commentRangeEnd w:id="280"/>
      <w:r>
        <w:rPr>
          <w:rStyle w:val="CommentReference"/>
        </w:rPr>
        <w:commentReference w:id="280"/>
      </w:r>
      <w:commentRangeEnd w:id="281"/>
      <w:r>
        <w:rPr>
          <w:rStyle w:val="CommentReference"/>
        </w:rPr>
        <w:commentReference w:id="281"/>
      </w:r>
      <w:del w:id="284" w:author="Gaurang Gupta" w:date="2025-03-21T09:25:00Z">
        <w:r w:rsidRPr="4EEFD67A" w:rsidDel="002162EE">
          <w:rPr>
            <w:strike/>
            <w:rPrChange w:id="285" w:author="Gaurang Gupta" w:date="2025-03-21T10:29:00Z">
              <w:rPr/>
            </w:rPrChange>
          </w:rPr>
          <w:delText>to create network (</w:delText>
        </w:r>
        <w:commentRangeStart w:id="286"/>
        <w:commentRangeStart w:id="287"/>
        <w:r w:rsidRPr="4EEFD67A" w:rsidDel="002162EE">
          <w:rPr>
            <w:strike/>
            <w:rPrChange w:id="288" w:author="Gaurang Gupta" w:date="2025-03-21T10:29:00Z">
              <w:rPr/>
            </w:rPrChange>
          </w:rPr>
          <w:delText xml:space="preserve">Figure </w:delText>
        </w:r>
        <w:r w:rsidRPr="4EEFD67A" w:rsidDel="00516FE0">
          <w:rPr>
            <w:strike/>
            <w:rPrChange w:id="289" w:author="Gaurang Gupta" w:date="2025-03-21T10:29:00Z">
              <w:rPr/>
            </w:rPrChange>
          </w:rPr>
          <w:delText>4</w:delText>
        </w:r>
      </w:del>
      <w:commentRangeEnd w:id="286"/>
      <w:r>
        <w:rPr>
          <w:rStyle w:val="CommentReference"/>
        </w:rPr>
        <w:commentReference w:id="286"/>
      </w:r>
      <w:commentRangeEnd w:id="287"/>
      <w:r>
        <w:rPr>
          <w:rStyle w:val="CommentReference"/>
        </w:rPr>
        <w:commentReference w:id="287"/>
      </w:r>
      <w:del w:id="290" w:author="Gaurang Gupta" w:date="2025-03-21T09:25:00Z">
        <w:r w:rsidRPr="4EEFD67A" w:rsidDel="002162EE">
          <w:rPr>
            <w:strike/>
            <w:rPrChange w:id="291" w:author="Gaurang Gupta" w:date="2025-03-21T10:29:00Z">
              <w:rPr/>
            </w:rPrChange>
          </w:rPr>
          <w:delText xml:space="preserve">). In a second more directed approach, </w:delText>
        </w:r>
      </w:del>
      <w:ins w:id="292" w:author="David Devernoe" w:date="2025-03-18T15:11:00Z">
        <w:del w:id="293" w:author="Gaurang Gupta" w:date="2025-03-21T09:25:00Z">
          <w:r w:rsidRPr="4EEFD67A" w:rsidDel="003E55A1">
            <w:rPr>
              <w:strike/>
              <w:rPrChange w:id="294" w:author="Gaurang Gupta" w:date="2025-03-21T10:29:00Z">
                <w:rPr/>
              </w:rPrChange>
            </w:rPr>
            <w:delText xml:space="preserve">the present inventors </w:delText>
          </w:r>
        </w:del>
      </w:ins>
      <w:del w:id="295" w:author="Gaurang Gupta" w:date="2025-03-21T09:25:00Z">
        <w:r w:rsidRPr="4EEFD67A" w:rsidDel="002162EE">
          <w:rPr>
            <w:strike/>
            <w:rPrChange w:id="296" w:author="Gaurang Gupta" w:date="2025-03-21T10:29:00Z">
              <w:rPr/>
            </w:rPrChange>
          </w:rPr>
          <w:delText xml:space="preserve">we </w:delText>
        </w:r>
        <w:commentRangeStart w:id="297"/>
        <w:commentRangeStart w:id="298"/>
        <w:r w:rsidRPr="4EEFD67A" w:rsidDel="002162EE">
          <w:rPr>
            <w:strike/>
            <w:rPrChange w:id="299" w:author="Gaurang Gupta" w:date="2025-03-21T10:29:00Z">
              <w:rPr/>
            </w:rPrChange>
          </w:rPr>
          <w:delText>used known oncogenes and tumor suppressor genes in lung cancer and buil</w:delText>
        </w:r>
        <w:r w:rsidRPr="4EEFD67A" w:rsidDel="00516FE0">
          <w:rPr>
            <w:strike/>
            <w:rPrChange w:id="300" w:author="Gaurang Gupta" w:date="2025-03-21T10:29:00Z">
              <w:rPr/>
            </w:rPrChange>
          </w:rPr>
          <w:delText>t</w:delText>
        </w:r>
        <w:r w:rsidRPr="4EEFD67A" w:rsidDel="002162EE">
          <w:rPr>
            <w:strike/>
            <w:rPrChange w:id="301" w:author="Gaurang Gupta" w:date="2025-03-21T10:29:00Z">
              <w:rPr/>
            </w:rPrChange>
          </w:rPr>
          <w:delText xml:space="preserve"> relationships </w:delText>
        </w:r>
        <w:r w:rsidRPr="4EEFD67A" w:rsidDel="00516FE0">
          <w:rPr>
            <w:strike/>
            <w:rPrChange w:id="302" w:author="Gaurang Gupta" w:date="2025-03-21T10:29:00Z">
              <w:rPr/>
            </w:rPrChange>
          </w:rPr>
          <w:delText>using embeddings from</w:delText>
        </w:r>
        <w:r w:rsidRPr="4EEFD67A" w:rsidDel="002162EE">
          <w:rPr>
            <w:strike/>
            <w:rPrChange w:id="303" w:author="Gaurang Gupta" w:date="2025-03-21T10:29:00Z">
              <w:rPr/>
            </w:rPrChange>
          </w:rPr>
          <w:delText xml:space="preserve"> the model</w:delText>
        </w:r>
      </w:del>
      <w:commentRangeEnd w:id="297"/>
      <w:r>
        <w:rPr>
          <w:rStyle w:val="CommentReference"/>
        </w:rPr>
        <w:commentReference w:id="297"/>
      </w:r>
      <w:commentRangeEnd w:id="298"/>
      <w:r>
        <w:rPr>
          <w:rStyle w:val="CommentReference"/>
        </w:rPr>
        <w:commentReference w:id="298"/>
      </w:r>
      <w:del w:id="304" w:author="Gaurang Gupta" w:date="2025-03-21T09:25:00Z">
        <w:r w:rsidRPr="4EEFD67A" w:rsidDel="002162EE">
          <w:rPr>
            <w:strike/>
            <w:rPrChange w:id="305" w:author="Gaurang Gupta" w:date="2025-03-21T10:29:00Z">
              <w:rPr/>
            </w:rPrChange>
          </w:rPr>
          <w:delText xml:space="preserve">. As a third approach, </w:delText>
        </w:r>
      </w:del>
      <w:ins w:id="306" w:author="David Devernoe" w:date="2025-03-18T15:12:00Z">
        <w:del w:id="307" w:author="Gaurang Gupta" w:date="2025-03-21T09:25:00Z">
          <w:r w:rsidRPr="4EEFD67A" w:rsidDel="006B1B33">
            <w:rPr>
              <w:strike/>
              <w:rPrChange w:id="308" w:author="Gaurang Gupta" w:date="2025-03-21T10:29:00Z">
                <w:rPr/>
              </w:rPrChange>
            </w:rPr>
            <w:delText xml:space="preserve">the present inventors </w:delText>
          </w:r>
        </w:del>
      </w:ins>
      <w:del w:id="309" w:author="Gaurang Gupta" w:date="2025-03-21T09:25:00Z">
        <w:r w:rsidRPr="4EEFD67A" w:rsidDel="002162EE">
          <w:rPr>
            <w:strike/>
            <w:rPrChange w:id="310" w:author="Gaurang Gupta" w:date="2025-03-21T10:29:00Z">
              <w:rPr/>
            </w:rPrChange>
          </w:rPr>
          <w:delText xml:space="preserve">we </w:delText>
        </w:r>
        <w:commentRangeStart w:id="311"/>
        <w:commentRangeStart w:id="312"/>
        <w:r w:rsidRPr="4EEFD67A" w:rsidDel="002162EE">
          <w:rPr>
            <w:strike/>
            <w:rPrChange w:id="313" w:author="Gaurang Gupta" w:date="2025-03-21T10:29:00Z">
              <w:rPr/>
            </w:rPrChange>
          </w:rPr>
          <w:delText>built relationships between</w:delText>
        </w:r>
        <w:r w:rsidRPr="4EEFD67A" w:rsidDel="00516FE0">
          <w:rPr>
            <w:strike/>
            <w:rPrChange w:id="314" w:author="Gaurang Gupta" w:date="2025-03-21T10:29:00Z">
              <w:rPr/>
            </w:rPrChange>
          </w:rPr>
          <w:delText xml:space="preserve"> genes targeted by</w:delText>
        </w:r>
        <w:r w:rsidRPr="4EEFD67A" w:rsidDel="002162EE">
          <w:rPr>
            <w:strike/>
            <w:rPrChange w:id="315" w:author="Gaurang Gupta" w:date="2025-03-21T10:29:00Z">
              <w:rPr/>
            </w:rPrChange>
          </w:rPr>
          <w:delText xml:space="preserve"> approved antibody drugs in lung cancer to identify potential combinations that has not been considered in the current drug development pipelines</w:delText>
        </w:r>
        <w:r w:rsidRPr="4EEFD67A" w:rsidDel="009947F7">
          <w:rPr>
            <w:strike/>
            <w:rPrChange w:id="316" w:author="Gaurang Gupta" w:date="2025-03-21T10:29:00Z">
              <w:rPr/>
            </w:rPrChange>
          </w:rPr>
          <w:delText xml:space="preserve"> and are immediately actionable</w:delText>
        </w:r>
      </w:del>
      <w:commentRangeEnd w:id="311"/>
      <w:r>
        <w:rPr>
          <w:rStyle w:val="CommentReference"/>
        </w:rPr>
        <w:commentReference w:id="311"/>
      </w:r>
      <w:commentRangeEnd w:id="312"/>
      <w:r>
        <w:rPr>
          <w:rStyle w:val="CommentReference"/>
        </w:rPr>
        <w:commentReference w:id="312"/>
      </w:r>
      <w:del w:id="317" w:author="Gaurang Gupta" w:date="2025-03-21T09:25:00Z">
        <w:r w:rsidRPr="4EEFD67A" w:rsidDel="002162EE">
          <w:rPr>
            <w:strike/>
            <w:rPrChange w:id="318" w:author="Gaurang Gupta" w:date="2025-03-21T10:29:00Z">
              <w:rPr/>
            </w:rPrChange>
          </w:rPr>
          <w:delText>. In the fourth approach</w:delText>
        </w:r>
        <w:commentRangeStart w:id="319"/>
        <w:r w:rsidRPr="4EEFD67A" w:rsidDel="002162EE">
          <w:rPr>
            <w:strike/>
            <w:rPrChange w:id="320" w:author="Gaurang Gupta" w:date="2025-03-21T10:29:00Z">
              <w:rPr/>
            </w:rPrChange>
          </w:rPr>
          <w:delText>, we show how our method provides biological insight</w:delText>
        </w:r>
        <w:r w:rsidRPr="4EEFD67A" w:rsidDel="00516FE0">
          <w:rPr>
            <w:strike/>
            <w:rPrChange w:id="321" w:author="Gaurang Gupta" w:date="2025-03-21T10:29:00Z">
              <w:rPr/>
            </w:rPrChange>
          </w:rPr>
          <w:delText>s and novel therapeutic strateg</w:delText>
        </w:r>
        <w:r w:rsidRPr="4EEFD67A" w:rsidDel="009947F7">
          <w:rPr>
            <w:strike/>
            <w:rPrChange w:id="322" w:author="Gaurang Gupta" w:date="2025-03-21T10:29:00Z">
              <w:rPr/>
            </w:rPrChange>
          </w:rPr>
          <w:delText>ies</w:delText>
        </w:r>
        <w:r w:rsidRPr="4EEFD67A" w:rsidDel="00516FE0">
          <w:rPr>
            <w:strike/>
            <w:rPrChange w:id="323" w:author="Gaurang Gupta" w:date="2025-03-21T10:29:00Z">
              <w:rPr/>
            </w:rPrChange>
          </w:rPr>
          <w:delText xml:space="preserve"> to target lung cancer by combining bulk and single-cell RNA-seq data using a foundation model</w:delText>
        </w:r>
      </w:del>
      <w:commentRangeEnd w:id="319"/>
      <w:r>
        <w:rPr>
          <w:rStyle w:val="CommentReference"/>
        </w:rPr>
        <w:commentReference w:id="319"/>
      </w:r>
      <w:del w:id="324" w:author="Gaurang Gupta" w:date="2025-03-21T09:25:00Z">
        <w:r w:rsidRPr="4EEFD67A" w:rsidDel="00516FE0">
          <w:rPr>
            <w:strike/>
            <w:rPrChange w:id="325" w:author="Gaurang Gupta" w:date="2025-03-21T10:29:00Z">
              <w:rPr/>
            </w:rPrChange>
          </w:rPr>
          <w:delText xml:space="preserve"> </w:delText>
        </w:r>
        <w:r w:rsidRPr="4EEFD67A" w:rsidDel="009947F7">
          <w:rPr>
            <w:strike/>
            <w:rPrChange w:id="326" w:author="Gaurang Gupta" w:date="2025-03-21T10:29:00Z">
              <w:rPr/>
            </w:rPrChange>
          </w:rPr>
          <w:delText>(</w:delText>
        </w:r>
        <w:commentRangeStart w:id="327"/>
        <w:commentRangeStart w:id="328"/>
        <w:r w:rsidRPr="4EEFD67A" w:rsidDel="00516FE0">
          <w:rPr>
            <w:strike/>
            <w:rPrChange w:id="329" w:author="Gaurang Gupta" w:date="2025-03-21T10:29:00Z">
              <w:rPr/>
            </w:rPrChange>
          </w:rPr>
          <w:delText>Figure 7</w:delText>
        </w:r>
      </w:del>
      <w:commentRangeEnd w:id="327"/>
      <w:r>
        <w:rPr>
          <w:rStyle w:val="CommentReference"/>
        </w:rPr>
        <w:commentReference w:id="327"/>
      </w:r>
      <w:commentRangeEnd w:id="328"/>
      <w:r>
        <w:rPr>
          <w:rStyle w:val="CommentReference"/>
        </w:rPr>
        <w:commentReference w:id="328"/>
      </w:r>
      <w:del w:id="330" w:author="Gaurang Gupta" w:date="2025-03-21T09:25:00Z">
        <w:r w:rsidRPr="4EEFD67A" w:rsidDel="009947F7">
          <w:rPr>
            <w:strike/>
            <w:rPrChange w:id="331" w:author="Gaurang Gupta" w:date="2025-03-21T10:29:00Z">
              <w:rPr/>
            </w:rPrChange>
          </w:rPr>
          <w:delText>)</w:delText>
        </w:r>
        <w:r w:rsidRPr="4EEFD67A" w:rsidDel="00516FE0">
          <w:rPr>
            <w:strike/>
            <w:rPrChange w:id="332" w:author="Gaurang Gupta" w:date="2025-03-21T10:29:00Z">
              <w:rPr/>
            </w:rPrChange>
          </w:rPr>
          <w:delText>.</w:delText>
        </w:r>
      </w:del>
      <w:ins w:id="333" w:author="Gaurang Gupta" w:date="2025-03-21T10:29:00Z">
        <w:r w:rsidR="79681584" w:rsidRPr="4EEFD67A">
          <w:rPr>
            <w:rFonts w:ascii="Calibri" w:eastAsia="Calibri" w:hAnsi="Calibri" w:cs="Calibri"/>
          </w:rPr>
          <w:t xml:space="preserve"> Unfiltered relationships are dense and do not provide actionable insights, as depicted in Figure 3. Therefore, the present inventors developed and applied filtration strategies shown in Figure 4. The present inventors utilized an exploratory approach to identify shifts in embeddings between non-cancer and cancer samples and use significantly shifted gene embeddings to create network (</w:t>
        </w:r>
      </w:ins>
      <w:ins w:id="334" w:author="Gaurang Gupta" w:date="2025-03-21T10:33:00Z">
        <w:r w:rsidR="504BF882" w:rsidRPr="4EEFD67A">
          <w:rPr>
            <w:rFonts w:ascii="Calibri" w:eastAsia="Calibri" w:hAnsi="Calibri" w:cs="Calibri"/>
          </w:rPr>
          <w:t>section 6a</w:t>
        </w:r>
      </w:ins>
      <w:ins w:id="335" w:author="Gaurang Gupta" w:date="2025-03-21T10:29:00Z">
        <w:r w:rsidR="79681584" w:rsidRPr="4EEFD67A">
          <w:rPr>
            <w:rFonts w:ascii="Calibri" w:eastAsia="Calibri" w:hAnsi="Calibri" w:cs="Calibri"/>
          </w:rPr>
          <w:t>). In a second more directed approach, the present inventors used known oncogenes and tumor suppressor genes in lung cancer and built relationships using embeddings from the model</w:t>
        </w:r>
      </w:ins>
      <w:ins w:id="336" w:author="Gaurang Gupta" w:date="2025-03-21T10:33:00Z">
        <w:r w:rsidR="05D11856" w:rsidRPr="4EEFD67A">
          <w:rPr>
            <w:rFonts w:ascii="Calibri" w:eastAsia="Calibri" w:hAnsi="Calibri" w:cs="Calibri"/>
          </w:rPr>
          <w:t xml:space="preserve"> (section 6b)</w:t>
        </w:r>
      </w:ins>
      <w:ins w:id="337" w:author="Gaurang Gupta" w:date="2025-03-21T10:29:00Z">
        <w:r w:rsidR="79681584" w:rsidRPr="4EEFD67A">
          <w:rPr>
            <w:rFonts w:ascii="Calibri" w:eastAsia="Calibri" w:hAnsi="Calibri" w:cs="Calibri"/>
          </w:rPr>
          <w:t>. As a third approach, the present inventors built relationships between genes targeted by approved antibody drugs in lung cancer to identify potential combinations that has not been considered in the current drug development pipelines and are immediately actionable</w:t>
        </w:r>
      </w:ins>
      <w:ins w:id="338" w:author="Gaurang Gupta" w:date="2025-03-21T10:33:00Z">
        <w:r w:rsidR="507509B5" w:rsidRPr="4EEFD67A">
          <w:rPr>
            <w:rFonts w:ascii="Calibri" w:eastAsia="Calibri" w:hAnsi="Calibri" w:cs="Calibri"/>
          </w:rPr>
          <w:t xml:space="preserve"> </w:t>
        </w:r>
      </w:ins>
      <w:ins w:id="339" w:author="Gaurang Gupta" w:date="2025-03-21T10:34:00Z">
        <w:r w:rsidR="507509B5" w:rsidRPr="4EEFD67A">
          <w:rPr>
            <w:rFonts w:ascii="Calibri" w:eastAsia="Calibri" w:hAnsi="Calibri" w:cs="Calibri"/>
          </w:rPr>
          <w:t>(section 6b)</w:t>
        </w:r>
      </w:ins>
      <w:ins w:id="340" w:author="Gaurang Gupta" w:date="2025-03-21T10:29:00Z">
        <w:r w:rsidR="79681584" w:rsidRPr="4EEFD67A">
          <w:rPr>
            <w:rFonts w:ascii="Calibri" w:eastAsia="Calibri" w:hAnsi="Calibri" w:cs="Calibri"/>
          </w:rPr>
          <w:t xml:space="preserve">. In the fourth approach, we show how our method provides biological insights and novel therapeutic strategies to target lung cancer by combining bulk and single-cell RNA-seq data using a foundation model (Figure </w:t>
        </w:r>
      </w:ins>
      <w:ins w:id="341" w:author="Gaurang Gupta" w:date="2025-03-21T10:42:00Z">
        <w:r w:rsidR="58B1CD7C" w:rsidRPr="4EEFD67A">
          <w:rPr>
            <w:rFonts w:ascii="Calibri" w:eastAsia="Calibri" w:hAnsi="Calibri" w:cs="Calibri"/>
          </w:rPr>
          <w:t>10</w:t>
        </w:r>
      </w:ins>
      <w:ins w:id="342" w:author="Gaurang Gupta" w:date="2025-03-21T10:34:00Z">
        <w:r w:rsidR="6EC9DF8B" w:rsidRPr="4EEFD67A">
          <w:rPr>
            <w:rFonts w:ascii="Calibri" w:eastAsia="Calibri" w:hAnsi="Calibri" w:cs="Calibri"/>
          </w:rPr>
          <w:t>, section 6c</w:t>
        </w:r>
      </w:ins>
      <w:ins w:id="343" w:author="Gaurang Gupta" w:date="2025-03-21T10:29:00Z">
        <w:r w:rsidR="79681584" w:rsidRPr="4EEFD67A">
          <w:rPr>
            <w:rFonts w:ascii="Calibri" w:eastAsia="Calibri" w:hAnsi="Calibri" w:cs="Calibri"/>
          </w:rPr>
          <w:t>).</w:t>
        </w:r>
      </w:ins>
    </w:p>
    <w:p w14:paraId="5C2C9AB2" w14:textId="2AFBD57C" w:rsidR="773D1BC3" w:rsidRDefault="773D1BC3" w:rsidP="4EEFD67A">
      <w:pPr>
        <w:pStyle w:val="ListParagraph"/>
        <w:numPr>
          <w:ilvl w:val="0"/>
          <w:numId w:val="9"/>
        </w:numPr>
        <w:rPr>
          <w:ins w:id="344" w:author="Gaurang Gupta" w:date="2025-03-21T09:12:00Z" w16du:dateUtc="2025-03-21T09:12:30Z"/>
          <w:b/>
          <w:bCs/>
        </w:rPr>
      </w:pPr>
      <w:ins w:id="345" w:author="Gaurang Gupta" w:date="2025-03-21T07:33:00Z">
        <w:r w:rsidRPr="4EEFD67A">
          <w:rPr>
            <w:b/>
            <w:bCs/>
          </w:rPr>
          <w:t>Relationship network</w:t>
        </w:r>
      </w:ins>
      <w:ins w:id="346" w:author="Gaurang Gupta" w:date="2025-03-21T09:12:00Z">
        <w:r w:rsidR="3BFF5F05" w:rsidRPr="4EEFD67A">
          <w:rPr>
            <w:b/>
            <w:bCs/>
          </w:rPr>
          <w:t>s</w:t>
        </w:r>
      </w:ins>
      <w:ins w:id="347" w:author="Gaurang Gupta" w:date="2025-03-21T09:29:00Z">
        <w:r w:rsidR="64038139" w:rsidRPr="4EEFD67A">
          <w:rPr>
            <w:b/>
            <w:bCs/>
          </w:rPr>
          <w:t xml:space="preserve"> and Embedding changes</w:t>
        </w:r>
      </w:ins>
    </w:p>
    <w:p w14:paraId="35D4AF11" w14:textId="6725D662" w:rsidR="4CE25D29" w:rsidRDefault="4CE25D29">
      <w:pPr>
        <w:numPr>
          <w:ilvl w:val="0"/>
          <w:numId w:val="1"/>
        </w:numPr>
        <w:spacing w:before="240" w:after="240"/>
        <w:ind w:left="0" w:firstLine="0"/>
        <w:rPr>
          <w:ins w:id="348" w:author="Gaurang Gupta" w:date="2025-03-21T09:46:00Z" w16du:dateUtc="2025-03-21T09:46:42Z"/>
          <w:rFonts w:ascii="Calibri" w:eastAsia="Calibri" w:hAnsi="Calibri" w:cs="Calibri"/>
        </w:rPr>
        <w:pPrChange w:id="349" w:author="Gaurang Gupta" w:date="2025-03-21T09:46:00Z">
          <w:pPr>
            <w:pStyle w:val="ListParagraph"/>
            <w:ind w:left="0"/>
          </w:pPr>
        </w:pPrChange>
      </w:pPr>
      <w:ins w:id="350" w:author="Gaurang Gupta" w:date="2025-03-21T09:46:00Z">
        <w:r w:rsidRPr="4EEFD67A">
          <w:rPr>
            <w:rFonts w:ascii="Calibri" w:eastAsia="Calibri" w:hAnsi="Calibri" w:cs="Calibri"/>
          </w:rPr>
          <w:t>Relationship Networks</w:t>
        </w:r>
      </w:ins>
    </w:p>
    <w:p w14:paraId="1174F026" w14:textId="2790F9FE" w:rsidR="4CE25D29" w:rsidRDefault="4CE25D29">
      <w:pPr>
        <w:rPr>
          <w:ins w:id="351" w:author="Gaurang Gupta" w:date="2025-03-21T09:46:00Z" w16du:dateUtc="2025-03-21T09:46:42Z"/>
        </w:rPr>
        <w:pPrChange w:id="352" w:author="Gaurang Gupta" w:date="2025-03-21T09:51:00Z">
          <w:pPr>
            <w:spacing w:before="240" w:after="240"/>
          </w:pPr>
        </w:pPrChange>
      </w:pPr>
      <w:ins w:id="353" w:author="Gaurang Gupta" w:date="2025-03-21T09:46:00Z">
        <w:r w:rsidRPr="4EEFD67A">
          <w:rPr>
            <w:rPrChange w:id="354" w:author="Gaurang Gupta" w:date="2025-03-21T09:51:00Z">
              <w:rPr>
                <w:rFonts w:ascii="Calibri" w:eastAsia="Calibri" w:hAnsi="Calibri" w:cs="Calibri"/>
              </w:rPr>
            </w:rPrChange>
          </w:rPr>
          <w:t>Relationship networks are constructed using gene embeddings generated from data at each stage of lung cancer. To build these networks, we calculate the cosine similarity between every pair of gene embeddings and initially connect all genes to each other. However, this results in an overly dense and uninformative network where many weak connections dilute meaningful biological insights. To refine the network and highlight the most relevant gene relationships, we employ two key methods: cosine similarity thresholding and ranking-based selection.</w:t>
        </w:r>
      </w:ins>
    </w:p>
    <w:p w14:paraId="72A80F9A" w14:textId="49BC7C08" w:rsidR="4CE25D29" w:rsidRDefault="4CE25D29">
      <w:pPr>
        <w:rPr>
          <w:ins w:id="355" w:author="Gaurang Gupta" w:date="2025-03-21T09:46:00Z" w16du:dateUtc="2025-03-21T09:46:42Z"/>
        </w:rPr>
        <w:pPrChange w:id="356" w:author="Gaurang Gupta" w:date="2025-03-21T09:51:00Z">
          <w:pPr>
            <w:spacing w:before="240" w:after="240"/>
          </w:pPr>
        </w:pPrChange>
      </w:pPr>
      <w:ins w:id="357" w:author="Gaurang Gupta" w:date="2025-03-21T09:46:00Z">
        <w:r w:rsidRPr="4EEFD67A">
          <w:rPr>
            <w:rPrChange w:id="358" w:author="Gaurang Gupta" w:date="2025-03-21T09:51:00Z">
              <w:rPr>
                <w:rFonts w:ascii="Calibri" w:eastAsia="Calibri" w:hAnsi="Calibri" w:cs="Calibri"/>
              </w:rPr>
            </w:rPrChange>
          </w:rPr>
          <w:t>In cosine similarity thresholding, a predefined similarity threshold is set, and only gene pairs with a cosine similarity greater than or equal to this threshold are retained. For example, if the threshold is set to 0.8, only gene pairs with a similarity score of 0.8 or higher remain connected. This ensures that only the most strongly related genes form interactions within the network, making it easier to interpret meaningful biological associations. If two genes, such as Gene A and Gene B, exhibit a similarity score of 0.85, their connection is preserved, whereas a pair with a lower similarity of 0.6 is excluded.</w:t>
        </w:r>
      </w:ins>
    </w:p>
    <w:p w14:paraId="2A0E24BA" w14:textId="28E2E06C" w:rsidR="4CE25D29" w:rsidRDefault="4CE25D29" w:rsidP="4EEFD67A">
      <w:pPr>
        <w:spacing w:before="240" w:after="240"/>
        <w:rPr>
          <w:ins w:id="359" w:author="Gaurang Gupta" w:date="2025-03-21T09:46:00Z" w16du:dateUtc="2025-03-21T09:46:54Z"/>
          <w:rFonts w:ascii="Calibri" w:eastAsia="Calibri" w:hAnsi="Calibri" w:cs="Calibri"/>
        </w:rPr>
      </w:pPr>
      <w:ins w:id="360" w:author="Gaurang Gupta" w:date="2025-03-21T09:46:00Z">
        <w:r w:rsidRPr="4EEFD67A">
          <w:rPr>
            <w:rFonts w:ascii="Calibri" w:eastAsia="Calibri" w:hAnsi="Calibri" w:cs="Calibri"/>
          </w:rPr>
          <w:lastRenderedPageBreak/>
          <w:t>The ranking-based approach, on the other hand, does not rely on an absolute similarity threshold but instead selects the top n most similar connections for each gene. The connections are ranked from the highest similarity down to the nth strongest connection. For instance, if n = 10, each gene will be linked to its 10 most similar genes based on cosine similarity. This method ensures that all genes maintain a fixed number of connections, even if their absolute similarity values vary. For example, if Gene X has its highest similarity with Gene Y (0.92) and the lowest among the top 10 with Gene Z (0.78), the network retains only these 10 connections. This approach is particularly useful in cases where biological relationships need to be interpreted based on relative rather than absolute similarities. By filtering out weaker or less relevant connections, these refined networks help in identifying gene interactions that play crucial roles in disease progression, biomarker discovery, and therapeutic target identification.</w:t>
        </w:r>
      </w:ins>
    </w:p>
    <w:p w14:paraId="79D71B4C" w14:textId="6FE20308" w:rsidR="07C1D12B" w:rsidRDefault="07C1D12B">
      <w:pPr>
        <w:spacing w:before="240" w:after="240"/>
        <w:rPr>
          <w:ins w:id="361" w:author="Gaurang Gupta" w:date="2025-03-21T09:51:00Z" w16du:dateUtc="2025-03-21T09:51:22Z"/>
          <w:rFonts w:ascii="Calibri" w:eastAsia="Calibri" w:hAnsi="Calibri" w:cs="Calibri"/>
          <w:b/>
          <w:bCs/>
        </w:rPr>
        <w:pPrChange w:id="362" w:author="Gaurang Gupta" w:date="2025-03-21T10:25:00Z">
          <w:pPr>
            <w:spacing w:before="240" w:after="240"/>
            <w:ind w:left="720"/>
          </w:pPr>
        </w:pPrChange>
      </w:pPr>
      <w:ins w:id="363" w:author="Gaurang Gupta" w:date="2025-03-21T09:51:00Z">
        <w:r w:rsidRPr="4EEFD67A">
          <w:rPr>
            <w:rFonts w:ascii="Calibri" w:eastAsia="Calibri" w:hAnsi="Calibri" w:cs="Calibri"/>
          </w:rPr>
          <w:t>Embedding Changes</w:t>
        </w:r>
      </w:ins>
    </w:p>
    <w:p w14:paraId="09028D93" w14:textId="2F0EB943" w:rsidR="07C1D12B" w:rsidRDefault="07C1D12B">
      <w:pPr>
        <w:rPr>
          <w:ins w:id="364" w:author="Gaurang Gupta" w:date="2025-03-21T09:51:00Z" w16du:dateUtc="2025-03-21T09:51:22Z"/>
        </w:rPr>
        <w:pPrChange w:id="365" w:author="Gaurang Gupta" w:date="2025-03-21T10:25:00Z">
          <w:pPr>
            <w:spacing w:before="240" w:after="240"/>
          </w:pPr>
        </w:pPrChange>
      </w:pPr>
      <w:ins w:id="366" w:author="Gaurang Gupta" w:date="2025-03-21T09:51:00Z">
        <w:r w:rsidRPr="4EEFD67A">
          <w:rPr>
            <w:rPrChange w:id="367" w:author="Gaurang Gupta" w:date="2025-03-21T10:25:00Z">
              <w:rPr>
                <w:rFonts w:ascii="Calibri" w:eastAsia="Calibri" w:hAnsi="Calibri" w:cs="Calibri"/>
              </w:rPr>
            </w:rPrChange>
          </w:rPr>
          <w:t>Gene embeddings capture not only expression levels but also functional relationships. Through fine-tuning, embedding changes reveal three key scenarios: genes that stop being expressed, genes that become newly expressed, and genes that maintain expression but undergo functional shifts. Traditional differential expression analysis detects only the first two, whereas embedding-based analysis identifies functional changes even when expression remains constant.</w:t>
        </w:r>
      </w:ins>
    </w:p>
    <w:p w14:paraId="2B22A40A" w14:textId="47EE1F22" w:rsidR="07C1D12B" w:rsidRDefault="07C1D12B">
      <w:pPr>
        <w:rPr>
          <w:ins w:id="368" w:author="Gaurang Gupta" w:date="2025-03-21T09:51:00Z" w16du:dateUtc="2025-03-21T09:51:22Z"/>
        </w:rPr>
        <w:pPrChange w:id="369" w:author="Gaurang Gupta" w:date="2025-03-21T10:25:00Z">
          <w:pPr>
            <w:spacing w:before="240" w:after="240"/>
          </w:pPr>
        </w:pPrChange>
      </w:pPr>
      <w:ins w:id="370" w:author="Gaurang Gupta" w:date="2025-03-21T09:51:00Z">
        <w:r w:rsidRPr="4EEFD67A">
          <w:rPr>
            <w:rPrChange w:id="371" w:author="Gaurang Gupta" w:date="2025-03-21T10:25:00Z">
              <w:rPr>
                <w:rFonts w:ascii="Calibri" w:eastAsia="Calibri" w:hAnsi="Calibri" w:cs="Calibri"/>
              </w:rPr>
            </w:rPrChange>
          </w:rPr>
          <w:t>For example, a gene may retain the same expression in both healthy and diseased tissues but lose connections with tumor-suppressor genes while forming new links with oncogenes. Cosine similarity quantifies these shifts, where lower similarity values indicate greater functional changes. A heatmap-based visualization highlights these shifts, helping identify key genes in disease progression and potential therapeutic targets.</w:t>
        </w:r>
      </w:ins>
    </w:p>
    <w:p w14:paraId="53E03448" w14:textId="2310DFF5" w:rsidR="07C1D12B" w:rsidRDefault="07C1D12B">
      <w:pPr>
        <w:rPr>
          <w:del w:id="372" w:author="Gaurang Gupta" w:date="2025-03-21T09:46:00Z" w16du:dateUtc="2025-03-21T09:46:23Z"/>
        </w:rPr>
        <w:pPrChange w:id="373" w:author="Gaurang Gupta" w:date="2025-03-21T10:25:00Z">
          <w:pPr>
            <w:spacing w:before="240" w:after="240"/>
          </w:pPr>
        </w:pPrChange>
      </w:pPr>
      <w:ins w:id="374" w:author="Gaurang Gupta" w:date="2025-03-21T09:51:00Z">
        <w:r w:rsidRPr="4EEFD67A">
          <w:rPr>
            <w:rPrChange w:id="375" w:author="Gaurang Gupta" w:date="2025-03-21T10:25:00Z">
              <w:rPr>
                <w:rFonts w:ascii="Calibri" w:eastAsia="Calibri" w:hAnsi="Calibri" w:cs="Calibri"/>
              </w:rPr>
            </w:rPrChange>
          </w:rPr>
          <w:t>We can also construct relationship networks specifically for genes identified as having significant shifts when transitioning from normal to tumor states. By focusing only on these functionally altered genes, we can gain clearer insights into how disease progression rewires biological interactions, helping pinpoint critical regulatory changes and potential intervention points.</w:t>
        </w:r>
      </w:ins>
    </w:p>
    <w:p w14:paraId="48AFF744" w14:textId="583ED5B6" w:rsidR="008570B7" w:rsidRDefault="00516FE0" w:rsidP="00215483">
      <w:r>
        <w:t>In the next section the utility of the four approaches</w:t>
      </w:r>
      <w:r w:rsidR="008570B7">
        <w:t xml:space="preserve"> </w:t>
      </w:r>
    </w:p>
    <w:p w14:paraId="74CE9738" w14:textId="42B11B9F" w:rsidR="0004748A" w:rsidRDefault="0004748A" w:rsidP="0004748A">
      <w:pPr>
        <w:pStyle w:val="ListParagraph"/>
        <w:numPr>
          <w:ilvl w:val="0"/>
          <w:numId w:val="5"/>
        </w:numPr>
        <w:rPr>
          <w:b/>
          <w:bCs/>
        </w:rPr>
      </w:pPr>
      <w:r w:rsidRPr="0004748A">
        <w:rPr>
          <w:b/>
          <w:bCs/>
        </w:rPr>
        <w:t>Examples and Embodiments</w:t>
      </w:r>
    </w:p>
    <w:p w14:paraId="04A5531C" w14:textId="30A24750" w:rsidR="003E4454" w:rsidRDefault="003E4454" w:rsidP="003E4454">
      <w:pPr>
        <w:pStyle w:val="ListParagraph"/>
        <w:numPr>
          <w:ilvl w:val="1"/>
          <w:numId w:val="5"/>
        </w:numPr>
        <w:rPr>
          <w:b/>
          <w:bCs/>
        </w:rPr>
      </w:pPr>
      <w:r>
        <w:rPr>
          <w:b/>
          <w:bCs/>
        </w:rPr>
        <w:t>Utility from differential embedding analysis</w:t>
      </w:r>
    </w:p>
    <w:p w14:paraId="1AC80157" w14:textId="160B8A31" w:rsidR="003E4454" w:rsidRDefault="003E4454" w:rsidP="00253DD3">
      <w:r>
        <w:t xml:space="preserve">As shown in the heatmap (Figure </w:t>
      </w:r>
      <w:r w:rsidR="00BE3FFF">
        <w:t>5</w:t>
      </w:r>
      <w:r>
        <w:t xml:space="preserve">A), 19 </w:t>
      </w:r>
      <w:ins w:id="376" w:author="David Devernoe" w:date="2025-03-18T15:24:00Z" w16du:dateUtc="2025-03-18T22:24:00Z">
        <w:r w:rsidR="0034333F">
          <w:t xml:space="preserve">(arrows) </w:t>
        </w:r>
      </w:ins>
      <w:r>
        <w:t xml:space="preserve">of the 29 genes showed embedding shifts going from non-cancer to adenocarcinoma </w:t>
      </w:r>
      <w:r>
        <w:rPr>
          <w:i/>
          <w:iCs/>
        </w:rPr>
        <w:t>in situ</w:t>
      </w:r>
      <w:r w:rsidR="00BE3FFF">
        <w:t xml:space="preserve"> (AIS)</w:t>
      </w:r>
      <w:r>
        <w:t>. The embedding shifts indicates</w:t>
      </w:r>
      <w:r w:rsidR="00994247">
        <w:t xml:space="preserve"> relationship changes between two genes where the shift can be either from </w:t>
      </w:r>
      <w:r w:rsidR="00D53EB3">
        <w:t>weak</w:t>
      </w:r>
      <w:r w:rsidR="00994247">
        <w:t xml:space="preserve"> in non-cancer to </w:t>
      </w:r>
      <w:r w:rsidR="00D53EB3">
        <w:t>strong</w:t>
      </w:r>
      <w:r w:rsidR="00994247">
        <w:t xml:space="preserve"> in cancer</w:t>
      </w:r>
      <w:r w:rsidR="00BE3FFF">
        <w:t xml:space="preserve"> </w:t>
      </w:r>
      <w:commentRangeStart w:id="377"/>
      <w:r w:rsidR="00BE3FFF">
        <w:t>(deep blue)</w:t>
      </w:r>
      <w:r w:rsidR="00994247">
        <w:t xml:space="preserve"> or </w:t>
      </w:r>
      <w:ins w:id="378" w:author="David Devernoe" w:date="2025-03-18T15:26:00Z" w16du:dateUtc="2025-03-18T22:26:00Z">
        <w:r w:rsidR="005B48BE">
          <w:t xml:space="preserve">weak in cancer to strong in non-cancer </w:t>
        </w:r>
      </w:ins>
      <w:del w:id="379" w:author="David Devernoe" w:date="2025-03-18T15:26:00Z" w16du:dateUtc="2025-03-18T22:26:00Z">
        <w:r w:rsidR="00994247" w:rsidRPr="00994247" w:rsidDel="005B48BE">
          <w:rPr>
            <w:i/>
            <w:iCs/>
          </w:rPr>
          <w:delText>vice versa</w:delText>
        </w:r>
        <w:r w:rsidR="00BE3FFF" w:rsidDel="005B48BE">
          <w:delText xml:space="preserve"> </w:delText>
        </w:r>
      </w:del>
      <w:r w:rsidR="00BE3FFF">
        <w:t>(deep red)</w:t>
      </w:r>
      <w:r w:rsidR="00994247">
        <w:t>.</w:t>
      </w:r>
      <w:commentRangeEnd w:id="377"/>
      <w:r w:rsidR="007B38D3">
        <w:rPr>
          <w:rStyle w:val="CommentReference"/>
        </w:rPr>
        <w:commentReference w:id="377"/>
      </w:r>
    </w:p>
    <w:p w14:paraId="50C5FEDB" w14:textId="6BBB7902" w:rsidR="006B5D8A" w:rsidRDefault="00994247" w:rsidP="4EEFD67A">
      <w:commentRangeStart w:id="380"/>
      <w:commentRangeStart w:id="381"/>
      <w:r>
        <w:t>A network built</w:t>
      </w:r>
      <w:r w:rsidR="004E3118">
        <w:t xml:space="preserve"> on</w:t>
      </w:r>
      <w:r>
        <w:t xml:space="preserve"> embedding shifts is shown in Figure</w:t>
      </w:r>
      <w:r w:rsidR="004E3118">
        <w:t xml:space="preserve"> </w:t>
      </w:r>
      <w:r w:rsidR="00BE3FFF">
        <w:t>5</w:t>
      </w:r>
      <w:r w:rsidR="004E3118">
        <w:t>B</w:t>
      </w:r>
      <w:commentRangeEnd w:id="380"/>
      <w:r>
        <w:rPr>
          <w:rStyle w:val="CommentReference"/>
        </w:rPr>
        <w:commentReference w:id="380"/>
      </w:r>
      <w:commentRangeEnd w:id="381"/>
      <w:r>
        <w:rPr>
          <w:rStyle w:val="CommentReference"/>
        </w:rPr>
        <w:commentReference w:id="381"/>
      </w:r>
      <w:r w:rsidR="004E3118">
        <w:t xml:space="preserve">. </w:t>
      </w:r>
      <w:r w:rsidR="00BE3FFF">
        <w:t xml:space="preserve">An </w:t>
      </w:r>
      <w:r w:rsidR="004E3118">
        <w:t>example</w:t>
      </w:r>
      <w:r w:rsidR="00BE3FFF">
        <w:t xml:space="preserve"> using</w:t>
      </w:r>
      <w:r w:rsidR="004E3118">
        <w:t xml:space="preserve"> VEGFA and HIF-1</w:t>
      </w:r>
      <w:r w:rsidR="004E3118" w:rsidRPr="4EEFD67A">
        <w:t>α</w:t>
      </w:r>
      <w:r w:rsidR="00D53EB3" w:rsidRPr="4EEFD67A">
        <w:t xml:space="preserve"> (indicated by a circle)</w:t>
      </w:r>
      <w:r w:rsidR="004E3118" w:rsidRPr="4EEFD67A">
        <w:t xml:space="preserve"> showed a blue shift suggesting stronger relationship in cancer compared to non-cancer. Both VEGFA and </w:t>
      </w:r>
      <w:r w:rsidR="004E3118">
        <w:t>HIF-1</w:t>
      </w:r>
      <w:r w:rsidR="004E3118" w:rsidRPr="4EEFD67A">
        <w:t>α are</w:t>
      </w:r>
      <w:r w:rsidR="00D53EB3" w:rsidRPr="4EEFD67A">
        <w:t xml:space="preserve"> </w:t>
      </w:r>
      <w:ins w:id="382" w:author="David Devernoe" w:date="2025-03-18T15:36:00Z">
        <w:r w:rsidR="007A6BF4" w:rsidRPr="4EEFD67A">
          <w:t xml:space="preserve">known to be </w:t>
        </w:r>
      </w:ins>
      <w:r w:rsidR="00D53EB3" w:rsidRPr="4EEFD67A">
        <w:t>linked</w:t>
      </w:r>
      <w:r w:rsidR="004E3118" w:rsidRPr="4EEFD67A">
        <w:t xml:space="preserve"> functionally, where the </w:t>
      </w:r>
      <w:r w:rsidR="004E3118">
        <w:t>HIF-1</w:t>
      </w:r>
      <w:r w:rsidR="004E3118" w:rsidRPr="4EEFD67A">
        <w:t>α</w:t>
      </w:r>
      <w:r w:rsidR="00D53EB3" w:rsidRPr="4EEFD67A">
        <w:t xml:space="preserve"> transcription factor</w:t>
      </w:r>
      <w:r w:rsidR="004E3118" w:rsidRPr="4EEFD67A">
        <w:t xml:space="preserve"> induces VEGFA expression</w:t>
      </w:r>
      <w:r w:rsidR="00D53EB3" w:rsidRPr="4EEFD67A">
        <w:t xml:space="preserve"> under </w:t>
      </w:r>
      <w:ins w:id="383" w:author="David Devernoe" w:date="2025-03-18T15:37:00Z">
        <w:r w:rsidR="007A6BF4" w:rsidRPr="4EEFD67A">
          <w:t xml:space="preserve">a </w:t>
        </w:r>
      </w:ins>
      <w:r w:rsidR="00D53EB3" w:rsidRPr="4EEFD67A">
        <w:t>hypoxic environment</w:t>
      </w:r>
      <w:r w:rsidR="004E3118" w:rsidRPr="4EEFD67A">
        <w:t>. VEGFA</w:t>
      </w:r>
      <w:r w:rsidR="00D53EB3" w:rsidRPr="4EEFD67A">
        <w:t xml:space="preserve"> expression</w:t>
      </w:r>
      <w:r w:rsidR="004E3118" w:rsidRPr="4EEFD67A">
        <w:t xml:space="preserve"> </w:t>
      </w:r>
      <w:r w:rsidR="00D53EB3" w:rsidRPr="4EEFD67A">
        <w:t>induces</w:t>
      </w:r>
      <w:r w:rsidR="004E3118" w:rsidRPr="4EEFD67A">
        <w:t xml:space="preserve"> new blood vessel</w:t>
      </w:r>
      <w:r w:rsidR="00D53EB3" w:rsidRPr="4EEFD67A">
        <w:t xml:space="preserve"> growth</w:t>
      </w:r>
      <w:r w:rsidR="004E3118" w:rsidRPr="4EEFD67A">
        <w:t xml:space="preserve"> required </w:t>
      </w:r>
      <w:r w:rsidR="00043206" w:rsidRPr="4EEFD67A">
        <w:t xml:space="preserve">to support tumor growth. </w:t>
      </w:r>
      <w:r w:rsidR="00D53EB3" w:rsidRPr="4EEFD67A">
        <w:t>We observed</w:t>
      </w:r>
      <w:r w:rsidR="00043206" w:rsidRPr="4EEFD67A">
        <w:t xml:space="preserve"> </w:t>
      </w:r>
      <w:ins w:id="384" w:author="David Devernoe" w:date="2025-03-18T15:37:00Z">
        <w:r w:rsidR="00A16A7E" w:rsidRPr="4EEFD67A">
          <w:t xml:space="preserve">a </w:t>
        </w:r>
      </w:ins>
      <w:r w:rsidR="00043206" w:rsidRPr="4EEFD67A">
        <w:t xml:space="preserve">VEGFA and </w:t>
      </w:r>
      <w:r w:rsidR="00043206">
        <w:t>HIF-1</w:t>
      </w:r>
      <w:r w:rsidR="00043206" w:rsidRPr="4EEFD67A">
        <w:t xml:space="preserve">α </w:t>
      </w:r>
      <w:r w:rsidR="00D53EB3" w:rsidRPr="4EEFD67A">
        <w:t xml:space="preserve">relationship </w:t>
      </w:r>
      <w:ins w:id="385" w:author="David Devernoe" w:date="2025-03-18T15:37:00Z">
        <w:r w:rsidR="00A16A7E" w:rsidRPr="4EEFD67A">
          <w:t xml:space="preserve">that is </w:t>
        </w:r>
      </w:ins>
      <w:r w:rsidR="00D53EB3" w:rsidRPr="4EEFD67A">
        <w:t>strong in early-stage tumor (AIS)</w:t>
      </w:r>
      <w:ins w:id="386" w:author="David Devernoe" w:date="2025-03-18T15:37:00Z">
        <w:r w:rsidR="00A16A7E" w:rsidRPr="4EEFD67A">
          <w:t>, but</w:t>
        </w:r>
      </w:ins>
      <w:r w:rsidR="00043206" w:rsidRPr="4EEFD67A">
        <w:t xml:space="preserve"> </w:t>
      </w:r>
      <w:commentRangeStart w:id="387"/>
      <w:commentRangeStart w:id="388"/>
      <w:r w:rsidR="00D53EB3" w:rsidRPr="4EEFD67A">
        <w:t>disappearing in</w:t>
      </w:r>
      <w:r w:rsidR="00043206" w:rsidRPr="4EEFD67A">
        <w:t xml:space="preserve"> minimally invasive adenocarcinoma (MIA) </w:t>
      </w:r>
      <w:r w:rsidR="00D53EB3" w:rsidRPr="4EEFD67A">
        <w:t>and</w:t>
      </w:r>
      <w:r w:rsidR="00043206" w:rsidRPr="4EEFD67A">
        <w:t xml:space="preserve"> invasive adenocarcinoma (IAC).</w:t>
      </w:r>
      <w:commentRangeEnd w:id="387"/>
      <w:r>
        <w:rPr>
          <w:rStyle w:val="CommentReference"/>
        </w:rPr>
        <w:commentReference w:id="387"/>
      </w:r>
      <w:commentRangeEnd w:id="388"/>
      <w:r>
        <w:rPr>
          <w:rStyle w:val="CommentReference"/>
        </w:rPr>
        <w:commentReference w:id="388"/>
      </w:r>
      <w:r w:rsidR="007B0FD7" w:rsidRPr="4EEFD67A">
        <w:t xml:space="preserve"> </w:t>
      </w:r>
      <w:r w:rsidR="00956A38" w:rsidRPr="4EEFD67A">
        <w:t xml:space="preserve">However, in invasive tumors </w:t>
      </w:r>
      <w:commentRangeStart w:id="389"/>
      <w:commentRangeStart w:id="390"/>
      <w:r w:rsidR="00956A38" w:rsidRPr="4EEFD67A">
        <w:t>(IAC)</w:t>
      </w:r>
      <w:r w:rsidR="00D53EB3" w:rsidRPr="4EEFD67A">
        <w:t xml:space="preserve"> VEGFA-HIF1-α is replaced by a new </w:t>
      </w:r>
      <w:r w:rsidR="00D53EB3" w:rsidRPr="4EEFD67A">
        <w:lastRenderedPageBreak/>
        <w:t xml:space="preserve">relationship between VEGF receptor </w:t>
      </w:r>
      <w:r w:rsidR="00956A38" w:rsidRPr="4EEFD67A">
        <w:t xml:space="preserve">FLT1/VEGFR2 </w:t>
      </w:r>
      <w:r w:rsidR="00D53EB3" w:rsidRPr="4EEFD67A">
        <w:t>with</w:t>
      </w:r>
      <w:r w:rsidR="00956A38" w:rsidRPr="4EEFD67A">
        <w:t xml:space="preserve"> HIF1-α</w:t>
      </w:r>
      <w:commentRangeEnd w:id="389"/>
      <w:r>
        <w:rPr>
          <w:rStyle w:val="CommentReference"/>
        </w:rPr>
        <w:commentReference w:id="389"/>
      </w:r>
      <w:commentRangeEnd w:id="390"/>
      <w:r>
        <w:rPr>
          <w:rStyle w:val="CommentReference"/>
        </w:rPr>
        <w:commentReference w:id="390"/>
      </w:r>
      <w:r w:rsidR="00956A38" w:rsidRPr="4EEFD67A">
        <w:t>.</w:t>
      </w:r>
      <w:r w:rsidR="00D53EB3" w:rsidRPr="4EEFD67A">
        <w:t xml:space="preserve"> This shift is </w:t>
      </w:r>
      <w:commentRangeStart w:id="391"/>
      <w:commentRangeStart w:id="392"/>
      <w:r w:rsidR="00D53EB3" w:rsidRPr="4EEFD67A">
        <w:t xml:space="preserve">explained from the knowledge </w:t>
      </w:r>
      <w:ins w:id="393" w:author="David Devernoe" w:date="2025-03-18T15:39:00Z">
        <w:r w:rsidR="002D74F1" w:rsidRPr="4EEFD67A">
          <w:t xml:space="preserve">in the art </w:t>
        </w:r>
      </w:ins>
      <w:r w:rsidR="00D53EB3" w:rsidRPr="4EEFD67A">
        <w:t>that VEGFR2 is</w:t>
      </w:r>
      <w:r w:rsidR="009D41AF" w:rsidRPr="4EEFD67A">
        <w:t xml:space="preserve"> transcriptionally</w:t>
      </w:r>
      <w:r w:rsidR="00D53EB3" w:rsidRPr="4EEFD67A">
        <w:t xml:space="preserve"> induced by VEGFA</w:t>
      </w:r>
      <w:r w:rsidR="00964675" w:rsidRPr="4EEFD67A">
        <w:t xml:space="preserve"> signaling creating a feed-forward loop to promote angiogenesis</w:t>
      </w:r>
      <w:commentRangeEnd w:id="391"/>
      <w:r>
        <w:rPr>
          <w:rStyle w:val="CommentReference"/>
        </w:rPr>
        <w:commentReference w:id="391"/>
      </w:r>
      <w:commentRangeEnd w:id="392"/>
      <w:r w:rsidR="00696D3E">
        <w:rPr>
          <w:rStyle w:val="CommentReference"/>
        </w:rPr>
        <w:commentReference w:id="392"/>
      </w:r>
      <w:r w:rsidR="00964675" w:rsidRPr="4EEFD67A">
        <w:t>.</w:t>
      </w:r>
      <w:r w:rsidR="00956A38" w:rsidRPr="4EEFD67A">
        <w:t xml:space="preserve"> </w:t>
      </w:r>
      <w:r w:rsidR="007B0FD7" w:rsidRPr="4EEFD67A">
        <w:t>Multiple angiogenesis blocking drugs</w:t>
      </w:r>
      <w:r w:rsidR="00964675" w:rsidRPr="4EEFD67A">
        <w:t xml:space="preserve">, </w:t>
      </w:r>
      <w:r w:rsidR="007B0FD7" w:rsidRPr="4EEFD67A">
        <w:t>(VEGFA-</w:t>
      </w:r>
      <w:r w:rsidR="00956A38" w:rsidRPr="4EEFD67A">
        <w:t>binding</w:t>
      </w:r>
      <w:r w:rsidR="007B0FD7" w:rsidRPr="4EEFD67A">
        <w:t xml:space="preserve"> antibody bevacizumab and FLT1/VEGFR2-blocking antibody</w:t>
      </w:r>
      <w:r w:rsidR="00964675" w:rsidRPr="4EEFD67A">
        <w:t xml:space="preserve"> </w:t>
      </w:r>
      <w:r w:rsidR="007B0FD7" w:rsidRPr="4EEFD67A">
        <w:t>(ramucirumab)</w:t>
      </w:r>
      <w:r w:rsidR="00964675" w:rsidRPr="4EEFD67A">
        <w:t xml:space="preserve"> are approved to treat lung cancer</w:t>
      </w:r>
      <w:r w:rsidR="007B0FD7" w:rsidRPr="4EEFD67A">
        <w:t>.</w:t>
      </w:r>
      <w:r w:rsidR="00956A38" w:rsidRPr="4EEFD67A">
        <w:t xml:space="preserve"> Small molecule inhibitors blocking</w:t>
      </w:r>
      <w:r w:rsidR="007B0FD7" w:rsidRPr="4EEFD67A">
        <w:t xml:space="preserve"> </w:t>
      </w:r>
      <w:r w:rsidR="007B0FD7">
        <w:t>HIF-1</w:t>
      </w:r>
      <w:r w:rsidR="007B0FD7" w:rsidRPr="4EEFD67A">
        <w:t xml:space="preserve">α </w:t>
      </w:r>
      <w:r w:rsidR="00735D06" w:rsidRPr="4EEFD67A">
        <w:t>pathway</w:t>
      </w:r>
      <w:r w:rsidR="007B0FD7" w:rsidRPr="4EEFD67A">
        <w:t xml:space="preserve"> are currently</w:t>
      </w:r>
      <w:r w:rsidR="00964675" w:rsidRPr="4EEFD67A">
        <w:t xml:space="preserve"> evaluated for efficacy</w:t>
      </w:r>
      <w:r w:rsidR="00735D06" w:rsidRPr="4EEFD67A">
        <w:t xml:space="preserve"> in multiple</w:t>
      </w:r>
      <w:r w:rsidR="007B0FD7" w:rsidRPr="4EEFD67A">
        <w:t xml:space="preserve"> clinical trials. Our </w:t>
      </w:r>
      <w:commentRangeStart w:id="394"/>
      <w:commentRangeStart w:id="395"/>
      <w:r w:rsidR="007B0FD7" w:rsidRPr="4EEFD67A">
        <w:t>analysis suggests that</w:t>
      </w:r>
      <w:r w:rsidR="009D41AF" w:rsidRPr="4EEFD67A">
        <w:t xml:space="preserve"> blocking angiogenesis</w:t>
      </w:r>
      <w:r w:rsidR="00735D06" w:rsidRPr="4EEFD67A">
        <w:t xml:space="preserve"> in early</w:t>
      </w:r>
      <w:r w:rsidR="00A10806" w:rsidRPr="4EEFD67A">
        <w:t>-</w:t>
      </w:r>
      <w:r w:rsidR="00735D06" w:rsidRPr="4EEFD67A">
        <w:t>stage lung cancer</w:t>
      </w:r>
      <w:r w:rsidR="009D41AF" w:rsidRPr="4EEFD67A">
        <w:t xml:space="preserve"> can be achieved by mopping up VEGFA using</w:t>
      </w:r>
      <w:r w:rsidR="007B0FD7" w:rsidRPr="4EEFD67A">
        <w:t xml:space="preserve"> </w:t>
      </w:r>
      <w:r w:rsidR="00735D06" w:rsidRPr="4EEFD67A">
        <w:t>bevacizumab</w:t>
      </w:r>
      <w:r w:rsidR="009D41AF" w:rsidRPr="4EEFD67A">
        <w:t xml:space="preserve"> </w:t>
      </w:r>
      <w:r w:rsidR="00A10806" w:rsidRPr="4EEFD67A">
        <w:t>whereas in late-stage metastatic tumors combining FLT1/VEGFR2 blocking antibody ramucirumab</w:t>
      </w:r>
      <w:r w:rsidR="007B0FD7" w:rsidRPr="4EEFD67A">
        <w:t xml:space="preserve"> with </w:t>
      </w:r>
      <w:r w:rsidR="007B0FD7">
        <w:t>HIF-1</w:t>
      </w:r>
      <w:r w:rsidR="007B0FD7" w:rsidRPr="4EEFD67A">
        <w:t xml:space="preserve">α inhibitors </w:t>
      </w:r>
      <w:r w:rsidR="00A10806" w:rsidRPr="4EEFD67A">
        <w:t xml:space="preserve">will </w:t>
      </w:r>
      <w:r w:rsidR="009D41AF" w:rsidRPr="4EEFD67A">
        <w:t>be more effective</w:t>
      </w:r>
      <w:r w:rsidR="00A10806" w:rsidRPr="4EEFD67A">
        <w:t xml:space="preserve">. </w:t>
      </w:r>
      <w:commentRangeEnd w:id="394"/>
      <w:r>
        <w:rPr>
          <w:rStyle w:val="CommentReference"/>
        </w:rPr>
        <w:commentReference w:id="394"/>
      </w:r>
      <w:commentRangeEnd w:id="395"/>
      <w:r w:rsidR="00696D3E">
        <w:rPr>
          <w:rStyle w:val="CommentReference"/>
        </w:rPr>
        <w:commentReference w:id="395"/>
      </w:r>
      <w:r w:rsidR="00A10806" w:rsidRPr="4EEFD67A">
        <w:t xml:space="preserve">Taken together, </w:t>
      </w:r>
      <w:r w:rsidR="006976F6" w:rsidRPr="4EEFD67A">
        <w:t>relationship</w:t>
      </w:r>
      <w:ins w:id="396" w:author="David Devernoe" w:date="2025-03-18T15:43:00Z">
        <w:r w:rsidR="007125E5" w:rsidRPr="4EEFD67A">
          <w:t>s</w:t>
        </w:r>
      </w:ins>
      <w:r w:rsidR="006976F6" w:rsidRPr="4EEFD67A">
        <w:t xml:space="preserve"> between genes</w:t>
      </w:r>
      <w:r w:rsidR="00A10806" w:rsidRPr="4EEFD67A">
        <w:t xml:space="preserve"> can be </w:t>
      </w:r>
      <w:r w:rsidR="006976F6" w:rsidRPr="4EEFD67A">
        <w:t>leveraged to repurpose approved therapies and</w:t>
      </w:r>
      <w:r w:rsidR="00A10806" w:rsidRPr="4EEFD67A">
        <w:t xml:space="preserve"> creat</w:t>
      </w:r>
      <w:r w:rsidR="006976F6" w:rsidRPr="4EEFD67A">
        <w:t>e</w:t>
      </w:r>
      <w:r w:rsidR="00A10806" w:rsidRPr="4EEFD67A">
        <w:t xml:space="preserve"> personalized treatment </w:t>
      </w:r>
      <w:r w:rsidR="009D41AF" w:rsidRPr="4EEFD67A">
        <w:t>modalities</w:t>
      </w:r>
      <w:r w:rsidR="00A10806" w:rsidRPr="4EEFD67A">
        <w:t xml:space="preserve">. </w:t>
      </w:r>
    </w:p>
    <w:p w14:paraId="6E3C4E9B" w14:textId="5994EF19" w:rsidR="009D41AF" w:rsidRDefault="006B5D8A" w:rsidP="00253DD3">
      <w:del w:id="397" w:author="David Devernoe" w:date="2025-03-18T15:43:00Z">
        <w:r w:rsidDel="006B5D8A">
          <w:delText>Our</w:delText>
        </w:r>
        <w:r w:rsidDel="00A10806">
          <w:delText xml:space="preserve"> </w:delText>
        </w:r>
      </w:del>
      <w:ins w:id="398" w:author="David Devernoe" w:date="2025-03-18T15:43:00Z">
        <w:r w:rsidR="007125E5">
          <w:t>The presently de</w:t>
        </w:r>
      </w:ins>
      <w:ins w:id="399" w:author="David Devernoe" w:date="2025-03-18T15:44:00Z">
        <w:r w:rsidR="007125E5">
          <w:t>scribed methods</w:t>
        </w:r>
      </w:ins>
      <w:del w:id="400" w:author="David Devernoe" w:date="2025-03-18T15:44:00Z">
        <w:r w:rsidDel="006B5D8A">
          <w:delText>strategy</w:delText>
        </w:r>
      </w:del>
      <w:r>
        <w:t xml:space="preserve"> provide</w:t>
      </w:r>
      <w:del w:id="401" w:author="David Devernoe" w:date="2025-03-18T15:44:00Z">
        <w:r w:rsidDel="006B5D8A">
          <w:delText>s</w:delText>
        </w:r>
      </w:del>
      <w:r>
        <w:t xml:space="preserve"> </w:t>
      </w:r>
      <w:ins w:id="402" w:author="David Devernoe" w:date="2025-03-18T15:44:00Z">
        <w:r w:rsidR="007125E5">
          <w:t xml:space="preserve">means for </w:t>
        </w:r>
      </w:ins>
      <w:del w:id="403" w:author="David Devernoe" w:date="2025-03-18T15:44:00Z">
        <w:r w:rsidDel="006B5D8A">
          <w:delText xml:space="preserve">a method </w:delText>
        </w:r>
        <w:r w:rsidDel="00A10806">
          <w:delText xml:space="preserve">of </w:delText>
        </w:r>
      </w:del>
      <w:r w:rsidR="00A10806">
        <w:t>identifying cancer-stage-specific</w:t>
      </w:r>
      <w:r>
        <w:t xml:space="preserve"> novel drug targets</w:t>
      </w:r>
      <w:r w:rsidR="00A10806">
        <w:t xml:space="preserve">, as well as </w:t>
      </w:r>
      <w:r>
        <w:t xml:space="preserve">targets that can be combined most effectively </w:t>
      </w:r>
      <w:r w:rsidR="00CE33A9">
        <w:t>to treat</w:t>
      </w:r>
      <w:r w:rsidR="006976F6">
        <w:t xml:space="preserve"> a specific disease stage.</w:t>
      </w:r>
      <w:r w:rsidR="00CE33A9">
        <w:t xml:space="preserve"> Our method</w:t>
      </w:r>
      <w:ins w:id="404" w:author="David Devernoe" w:date="2025-03-18T15:44:00Z">
        <w:r w:rsidR="007125E5">
          <w:t>s</w:t>
        </w:r>
      </w:ins>
      <w:r w:rsidR="00CE33A9">
        <w:t xml:space="preserve"> also provide</w:t>
      </w:r>
      <w:del w:id="405" w:author="David Devernoe" w:date="2025-03-18T15:44:00Z">
        <w:r w:rsidDel="00CE33A9">
          <w:delText>s</w:delText>
        </w:r>
      </w:del>
      <w:r w:rsidR="00CE33A9">
        <w:t xml:space="preserve"> a rationale for creating multivalent antibodies (bispecific and multispecific) to treat refractory and recurrent tumors</w:t>
      </w:r>
      <w:r w:rsidR="009D41AF">
        <w:t xml:space="preserve"> by leveraging changes in relationships between genes</w:t>
      </w:r>
      <w:ins w:id="406" w:author="David Devernoe" w:date="2025-03-18T15:45:00Z">
        <w:r w:rsidR="00A43346">
          <w:t xml:space="preserve"> during cancer progression</w:t>
        </w:r>
      </w:ins>
      <w:r w:rsidR="009D41AF">
        <w:t>. This approach has identified embedding shifts between genes and gene-relationship network between non-cancer and MIA tumors (</w:t>
      </w:r>
      <w:commentRangeStart w:id="407"/>
      <w:commentRangeStart w:id="408"/>
      <w:r w:rsidR="009D41AF">
        <w:t>Figure 6A-B) and between non-cancer and IAC samples (Figure 7A-B)</w:t>
      </w:r>
      <w:commentRangeEnd w:id="407"/>
      <w:r>
        <w:rPr>
          <w:rStyle w:val="CommentReference"/>
        </w:rPr>
        <w:commentReference w:id="407"/>
      </w:r>
      <w:commentRangeEnd w:id="408"/>
      <w:r>
        <w:rPr>
          <w:rStyle w:val="CommentReference"/>
        </w:rPr>
        <w:commentReference w:id="408"/>
      </w:r>
      <w:ins w:id="409" w:author="David Devernoe" w:date="2025-03-18T15:45:00Z">
        <w:r w:rsidR="00510BA8">
          <w:t>.</w:t>
        </w:r>
      </w:ins>
    </w:p>
    <w:p w14:paraId="4189F205" w14:textId="2581E960" w:rsidR="00717CAA" w:rsidDel="00696D3E" w:rsidRDefault="009D41AF" w:rsidP="00717CAA">
      <w:pPr>
        <w:rPr>
          <w:del w:id="410" w:author="AmitC" w:date="2025-03-21T19:29:00Z" w16du:dateUtc="2025-03-22T02:29:00Z"/>
        </w:rPr>
      </w:pPr>
      <w:del w:id="411" w:author="David Devernoe" w:date="2025-03-18T15:48:00Z" w16du:dateUtc="2025-03-18T22:48:00Z">
        <w:r w:rsidDel="00483946">
          <w:delText xml:space="preserve">Our </w:delText>
        </w:r>
      </w:del>
      <w:ins w:id="412" w:author="David Devernoe" w:date="2025-03-18T15:48:00Z" w16du:dateUtc="2025-03-18T22:48:00Z">
        <w:r w:rsidR="00483946">
          <w:t xml:space="preserve">The presently described </w:t>
        </w:r>
      </w:ins>
      <w:r>
        <w:t xml:space="preserve">approach </w:t>
      </w:r>
      <w:ins w:id="413" w:author="David Devernoe" w:date="2025-03-18T15:48:00Z" w16du:dateUtc="2025-03-18T22:48:00Z">
        <w:r w:rsidR="00483946">
          <w:t xml:space="preserve">provides </w:t>
        </w:r>
      </w:ins>
      <w:del w:id="414" w:author="David Devernoe" w:date="2025-03-18T15:48:00Z" w16du:dateUtc="2025-03-18T22:48:00Z">
        <w:r w:rsidDel="00483946">
          <w:delText xml:space="preserve">is </w:delText>
        </w:r>
      </w:del>
      <w:r>
        <w:t xml:space="preserve">a </w:t>
      </w:r>
      <w:ins w:id="415" w:author="David Devernoe" w:date="2025-03-18T15:48:00Z" w16du:dateUtc="2025-03-18T22:48:00Z">
        <w:r w:rsidR="00483946">
          <w:t>platform</w:t>
        </w:r>
      </w:ins>
      <w:del w:id="416" w:author="David Devernoe" w:date="2025-03-18T15:48:00Z" w16du:dateUtc="2025-03-18T22:48:00Z">
        <w:r w:rsidDel="00483946">
          <w:delText>generic</w:delText>
        </w:r>
      </w:del>
      <w:r>
        <w:t xml:space="preserve"> approach that</w:t>
      </w:r>
      <w:ins w:id="417" w:author="David Devernoe" w:date="2025-03-18T15:47:00Z" w16du:dateUtc="2025-03-18T22:47:00Z">
        <w:r w:rsidR="001A0278">
          <w:t>, with the use of</w:t>
        </w:r>
      </w:ins>
      <w:r>
        <w:t xml:space="preserve"> </w:t>
      </w:r>
      <w:ins w:id="418" w:author="David Devernoe" w:date="2025-03-18T15:47:00Z" w16du:dateUtc="2025-03-18T22:47:00Z">
        <w:r w:rsidR="001A0278">
          <w:t xml:space="preserve">single-cell transcriptome data, </w:t>
        </w:r>
      </w:ins>
      <w:del w:id="419" w:author="David Devernoe" w:date="2025-03-18T15:49:00Z" w16du:dateUtc="2025-03-18T22:49:00Z">
        <w:r w:rsidDel="00483946">
          <w:delText xml:space="preserve">can </w:delText>
        </w:r>
      </w:del>
      <w:ins w:id="420" w:author="David Devernoe" w:date="2025-03-18T15:49:00Z" w16du:dateUtc="2025-03-18T22:49:00Z">
        <w:r w:rsidR="00483946">
          <w:t>is</w:t>
        </w:r>
      </w:ins>
      <w:del w:id="421" w:author="David Devernoe" w:date="2025-03-18T15:49:00Z" w16du:dateUtc="2025-03-18T22:49:00Z">
        <w:r w:rsidDel="009401DA">
          <w:delText>be</w:delText>
        </w:r>
      </w:del>
      <w:r>
        <w:t xml:space="preserve"> applied to any cancer</w:t>
      </w:r>
      <w:ins w:id="422" w:author="David Devernoe" w:date="2025-03-18T15:49:00Z" w16du:dateUtc="2025-03-18T22:49:00Z">
        <w:r w:rsidR="009401DA">
          <w:t xml:space="preserve"> to identify </w:t>
        </w:r>
        <w:r w:rsidR="00997DD6">
          <w:t xml:space="preserve">and implement </w:t>
        </w:r>
        <w:r w:rsidR="009401DA">
          <w:t xml:space="preserve">novel therapies or </w:t>
        </w:r>
        <w:r w:rsidR="00997DD6">
          <w:t xml:space="preserve">identify and utilize </w:t>
        </w:r>
        <w:r w:rsidR="009401DA">
          <w:t>drugs for particular cancers</w:t>
        </w:r>
      </w:ins>
      <w:ins w:id="423" w:author="David Devernoe" w:date="2025-03-18T15:50:00Z" w16du:dateUtc="2025-03-18T22:50:00Z">
        <w:r w:rsidR="00997DD6">
          <w:t xml:space="preserve"> in a novel manner</w:t>
        </w:r>
      </w:ins>
      <w:del w:id="424" w:author="David Devernoe" w:date="2025-03-18T15:47:00Z" w16du:dateUtc="2025-03-18T22:47:00Z">
        <w:r w:rsidDel="001A0278">
          <w:delText xml:space="preserve"> if single-cell transcriptome data is available</w:delText>
        </w:r>
      </w:del>
      <w:r>
        <w:t xml:space="preserve">. </w:t>
      </w:r>
      <w:ins w:id="425" w:author="David Devernoe" w:date="2025-03-18T15:47:00Z" w16du:dateUtc="2025-03-18T22:47:00Z">
        <w:r w:rsidR="001A0278">
          <w:t xml:space="preserve">According to certain embodiments, </w:t>
        </w:r>
        <w:r w:rsidR="00483946">
          <w:t xml:space="preserve">single-cell transcriptome data is generated as a first step </w:t>
        </w:r>
      </w:ins>
      <w:ins w:id="426" w:author="David Devernoe" w:date="2025-03-18T15:48:00Z" w16du:dateUtc="2025-03-18T22:48:00Z">
        <w:r w:rsidR="00483946">
          <w:t xml:space="preserve">for a particular cancer type or state according to the described methods. </w:t>
        </w:r>
      </w:ins>
      <w:r>
        <w:t xml:space="preserve">The approach can be extended to </w:t>
      </w:r>
      <w:commentRangeStart w:id="427"/>
      <w:r>
        <w:t xml:space="preserve">other diseases </w:t>
      </w:r>
      <w:commentRangeEnd w:id="427"/>
      <w:r w:rsidR="00ED6864">
        <w:rPr>
          <w:rStyle w:val="CommentReference"/>
        </w:rPr>
        <w:commentReference w:id="427"/>
      </w:r>
      <w:ins w:id="428" w:author="David Devernoe" w:date="2025-03-18T15:50:00Z" w16du:dateUtc="2025-03-18T22:50:00Z">
        <w:r w:rsidR="00997DD6">
          <w:t xml:space="preserve">beyond cancer </w:t>
        </w:r>
      </w:ins>
      <w:r>
        <w:t>where significant gene expression changes have been observed between healthy and disease samples.</w:t>
      </w:r>
      <w:ins w:id="429" w:author="AmitC" w:date="2025-03-21T19:30:00Z" w16du:dateUtc="2025-03-22T02:30:00Z">
        <w:r w:rsidR="00696D3E">
          <w:t xml:space="preserve"> For example, in </w:t>
        </w:r>
      </w:ins>
      <w:ins w:id="430" w:author="AmitC" w:date="2025-03-21T19:34:00Z" w16du:dateUtc="2025-03-22T02:34:00Z">
        <w:r w:rsidR="0016475E">
          <w:t>Lupus</w:t>
        </w:r>
      </w:ins>
      <w:ins w:id="431" w:author="AmitC" w:date="2025-03-21T19:36:00Z" w16du:dateUtc="2025-03-22T02:36:00Z">
        <w:r w:rsidR="0016475E">
          <w:t>,</w:t>
        </w:r>
      </w:ins>
      <w:ins w:id="432" w:author="AmitC" w:date="2025-03-21T19:34:00Z" w16du:dateUtc="2025-03-22T02:34:00Z">
        <w:r w:rsidR="0016475E">
          <w:t xml:space="preserve"> a bispecific antibody targeting</w:t>
        </w:r>
      </w:ins>
      <w:ins w:id="433" w:author="AmitC" w:date="2025-03-21T19:35:00Z" w16du:dateUtc="2025-03-22T02:35:00Z">
        <w:r w:rsidR="0016475E">
          <w:t xml:space="preserve"> two antigens CD19 and Fc</w:t>
        </w:r>
        <w:r w:rsidR="0016475E">
          <w:rPr>
            <w:rFonts w:cstheme="minorHAnsi"/>
          </w:rPr>
          <w:t>γ</w:t>
        </w:r>
        <w:r w:rsidR="0016475E">
          <w:t>R</w:t>
        </w:r>
      </w:ins>
      <w:ins w:id="434" w:author="AmitC" w:date="2025-03-21T19:36:00Z" w16du:dateUtc="2025-03-22T02:36:00Z">
        <w:r w:rsidR="0016475E">
          <w:t>IIb</w:t>
        </w:r>
      </w:ins>
      <w:ins w:id="435" w:author="AmitC" w:date="2025-03-21T19:39:00Z" w16du:dateUtc="2025-03-22T02:39:00Z">
        <w:r w:rsidR="0016475E">
          <w:t xml:space="preserve"> on B cells is </w:t>
        </w:r>
      </w:ins>
      <w:ins w:id="436" w:author="AmitC" w:date="2025-03-21T19:40:00Z" w16du:dateUtc="2025-03-22T02:40:00Z">
        <w:r w:rsidR="0016475E">
          <w:t>tested in clinical trials. These two genes are overexpressed in lupus.</w:t>
        </w:r>
      </w:ins>
      <w:r w:rsidR="00787984">
        <w:t xml:space="preserve"> Approved antibod</w:t>
      </w:r>
      <w:r w:rsidR="00717CAA">
        <w:t>ies</w:t>
      </w:r>
      <w:ins w:id="437" w:author="David Devernoe" w:date="2025-03-18T15:51:00Z" w16du:dateUtc="2025-03-18T22:51:00Z">
        <w:r w:rsidR="00505BA9">
          <w:t>, protein or peptide therapeutic</w:t>
        </w:r>
      </w:ins>
      <w:ins w:id="438" w:author="David Devernoe" w:date="2025-03-18T15:52:00Z" w16du:dateUtc="2025-03-18T22:52:00Z">
        <w:r w:rsidR="00505BA9">
          <w:t>s,</w:t>
        </w:r>
      </w:ins>
      <w:r w:rsidR="00787984">
        <w:t xml:space="preserve"> and</w:t>
      </w:r>
      <w:ins w:id="439" w:author="David Devernoe" w:date="2025-03-18T15:52:00Z" w16du:dateUtc="2025-03-18T22:52:00Z">
        <w:r w:rsidR="00505BA9">
          <w:t>/or</w:t>
        </w:r>
      </w:ins>
      <w:r w:rsidR="00787984">
        <w:t xml:space="preserve"> small molecule </w:t>
      </w:r>
      <w:commentRangeStart w:id="440"/>
      <w:commentRangeStart w:id="441"/>
      <w:r w:rsidR="00787984">
        <w:t>inhibitor</w:t>
      </w:r>
      <w:ins w:id="442" w:author="AmitC" w:date="2025-03-21T19:46:00Z" w16du:dateUtc="2025-03-22T02:46:00Z">
        <w:r w:rsidR="001D43F7">
          <w:t>/activator</w:t>
        </w:r>
      </w:ins>
      <w:r w:rsidR="00787984">
        <w:t xml:space="preserve"> </w:t>
      </w:r>
      <w:commentRangeEnd w:id="440"/>
      <w:r w:rsidR="00505BA9">
        <w:rPr>
          <w:rStyle w:val="CommentReference"/>
        </w:rPr>
        <w:commentReference w:id="440"/>
      </w:r>
      <w:commentRangeEnd w:id="441"/>
      <w:r w:rsidR="0016475E">
        <w:rPr>
          <w:rStyle w:val="CommentReference"/>
        </w:rPr>
        <w:commentReference w:id="441"/>
      </w:r>
      <w:r w:rsidR="00787984">
        <w:t>drugs can be used to target</w:t>
      </w:r>
      <w:r w:rsidR="00717CAA">
        <w:t xml:space="preserve"> relationship networks</w:t>
      </w:r>
      <w:ins w:id="443" w:author="David Devernoe" w:date="2025-03-18T15:52:00Z" w16du:dateUtc="2025-03-18T22:52:00Z">
        <w:r w:rsidR="00505BA9">
          <w:t xml:space="preserve"> identified according to the presently described methods that are</w:t>
        </w:r>
      </w:ins>
      <w:r w:rsidR="00717CAA">
        <w:t xml:space="preserve"> linked to disease pathways.</w:t>
      </w:r>
      <w:ins w:id="444" w:author="AmitC" w:date="2025-03-21T19:26:00Z" w16du:dateUtc="2025-03-22T02:26:00Z">
        <w:r w:rsidR="00696D3E">
          <w:t xml:space="preserve"> </w:t>
        </w:r>
      </w:ins>
    </w:p>
    <w:p w14:paraId="305B0520" w14:textId="71FB9101" w:rsidR="00994247" w:rsidRPr="00717CAA" w:rsidRDefault="00275295" w:rsidP="00717CAA">
      <w:pPr>
        <w:pStyle w:val="ListParagraph"/>
        <w:numPr>
          <w:ilvl w:val="1"/>
          <w:numId w:val="5"/>
        </w:numPr>
        <w:rPr>
          <w:b/>
          <w:bCs/>
        </w:rPr>
      </w:pPr>
      <w:r w:rsidRPr="00717CAA">
        <w:rPr>
          <w:b/>
          <w:bCs/>
        </w:rPr>
        <w:t>Gene-centric prioritization</w:t>
      </w:r>
    </w:p>
    <w:p w14:paraId="3C4BEDCD" w14:textId="5A419C46" w:rsidR="00717CAA" w:rsidRDefault="00E332AB" w:rsidP="00253DD3">
      <w:ins w:id="445" w:author="David Devernoe" w:date="2025-03-18T15:52:00Z" w16du:dateUtc="2025-03-18T22:52:00Z">
        <w:r>
          <w:t xml:space="preserve">In another embodiment, </w:t>
        </w:r>
      </w:ins>
      <w:ins w:id="446" w:author="David Devernoe" w:date="2025-03-18T15:53:00Z" w16du:dateUtc="2025-03-18T22:53:00Z">
        <w:r>
          <w:t xml:space="preserve">we </w:t>
        </w:r>
      </w:ins>
      <w:del w:id="447" w:author="David Devernoe" w:date="2025-03-18T15:53:00Z" w16du:dateUtc="2025-03-18T22:53:00Z">
        <w:r w:rsidR="00717CAA" w:rsidDel="00E332AB">
          <w:delText>We next tested our</w:delText>
        </w:r>
        <w:r w:rsidR="00B30E6A" w:rsidDel="00E332AB">
          <w:delText xml:space="preserve"> approach </w:delText>
        </w:r>
        <w:r w:rsidR="00717CAA" w:rsidDel="00E332AB">
          <w:delText>to</w:delText>
        </w:r>
        <w:r w:rsidR="00B30E6A" w:rsidDel="00E332AB">
          <w:delText xml:space="preserve"> </w:delText>
        </w:r>
      </w:del>
      <w:r w:rsidR="00B30E6A">
        <w:t>discover</w:t>
      </w:r>
      <w:ins w:id="448" w:author="David Devernoe" w:date="2025-03-18T15:53:00Z" w16du:dateUtc="2025-03-18T22:53:00Z">
        <w:r>
          <w:t>ed</w:t>
        </w:r>
      </w:ins>
      <w:r w:rsidR="00B30E6A">
        <w:t xml:space="preserve"> novel relationships between</w:t>
      </w:r>
      <w:r w:rsidR="00275295">
        <w:t xml:space="preserve"> oncogenes </w:t>
      </w:r>
      <w:r w:rsidR="00717CAA">
        <w:t>or</w:t>
      </w:r>
      <w:r w:rsidR="00275295">
        <w:t xml:space="preserve"> tumor-suppressor genes</w:t>
      </w:r>
      <w:r w:rsidR="00CE33A9">
        <w:t xml:space="preserve"> in</w:t>
      </w:r>
      <w:r w:rsidR="00275295">
        <w:t xml:space="preserve"> lung cancer </w:t>
      </w:r>
      <w:ins w:id="449" w:author="David Devernoe" w:date="2025-03-18T15:53:00Z" w16du:dateUtc="2025-03-18T22:53:00Z">
        <w:r>
          <w:t>and identified</w:t>
        </w:r>
      </w:ins>
      <w:ins w:id="450" w:author="AmitC" w:date="2025-03-21T19:48:00Z" w16du:dateUtc="2025-03-22T02:48:00Z">
        <w:r w:rsidR="00FD54BF">
          <w:t xml:space="preserve"> </w:t>
        </w:r>
      </w:ins>
      <w:del w:id="451" w:author="David Devernoe" w:date="2025-03-18T15:53:00Z" w16du:dateUtc="2025-03-18T22:53:00Z">
        <w:r w:rsidR="00275295" w:rsidDel="00E332AB">
          <w:delText xml:space="preserve">to </w:delText>
        </w:r>
        <w:r w:rsidR="00717CAA" w:rsidDel="00E332AB">
          <w:delText>discover</w:delText>
        </w:r>
        <w:r w:rsidR="00275295" w:rsidDel="00E332AB">
          <w:delText xml:space="preserve"> </w:delText>
        </w:r>
      </w:del>
      <w:r w:rsidR="00275295">
        <w:t xml:space="preserve">novel interactions </w:t>
      </w:r>
      <w:del w:id="452" w:author="David Devernoe" w:date="2025-03-18T15:53:00Z" w16du:dateUtc="2025-03-18T22:53:00Z">
        <w:r w:rsidR="00275295" w:rsidDel="00A96758">
          <w:delText xml:space="preserve">that </w:delText>
        </w:r>
      </w:del>
      <w:ins w:id="453" w:author="David Devernoe" w:date="2025-03-18T15:53:00Z" w16du:dateUtc="2025-03-18T22:53:00Z">
        <w:r w:rsidR="00A96758">
          <w:t>for therapeutic intervention or for the development of novel drugs</w:t>
        </w:r>
      </w:ins>
      <w:del w:id="454" w:author="David Devernoe" w:date="2025-03-18T15:53:00Z" w16du:dateUtc="2025-03-18T22:53:00Z">
        <w:r w:rsidR="00275295" w:rsidDel="00A96758">
          <w:delText>c</w:delText>
        </w:r>
        <w:r w:rsidR="00717CAA" w:rsidDel="00A96758">
          <w:delText>ould</w:delText>
        </w:r>
        <w:r w:rsidR="00275295" w:rsidDel="00A96758">
          <w:delText xml:space="preserve"> be exploited in drug development</w:delText>
        </w:r>
      </w:del>
      <w:r w:rsidR="00275295">
        <w:t xml:space="preserve">. </w:t>
      </w:r>
      <w:del w:id="455" w:author="David Devernoe" w:date="2025-03-18T15:54:00Z" w16du:dateUtc="2025-03-18T22:54:00Z">
        <w:r w:rsidR="00717CAA" w:rsidDel="00A96758">
          <w:delText xml:space="preserve">We </w:delText>
        </w:r>
      </w:del>
      <w:ins w:id="456" w:author="David Devernoe" w:date="2025-03-18T15:54:00Z" w16du:dateUtc="2025-03-18T22:54:00Z">
        <w:r w:rsidR="00A96758">
          <w:t>According to this embodiment, the present inventors evaluated</w:t>
        </w:r>
      </w:ins>
      <w:del w:id="457" w:author="David Devernoe" w:date="2025-03-18T15:54:00Z" w16du:dateUtc="2025-03-18T22:54:00Z">
        <w:r w:rsidR="00717CAA" w:rsidDel="00A96758">
          <w:delText>focused</w:delText>
        </w:r>
        <w:r w:rsidR="00275295" w:rsidDel="00A96758">
          <w:delText xml:space="preserve"> </w:delText>
        </w:r>
        <w:r w:rsidR="00717CAA" w:rsidDel="00A96758">
          <w:delText>on</w:delText>
        </w:r>
      </w:del>
      <w:r w:rsidR="00275295">
        <w:t xml:space="preserve"> relationships that were</w:t>
      </w:r>
      <w:r w:rsidR="00717CAA">
        <w:t xml:space="preserve"> differentially shifted between</w:t>
      </w:r>
      <w:r w:rsidR="00275295">
        <w:t xml:space="preserve"> non-cancer</w:t>
      </w:r>
      <w:r w:rsidR="00717CAA">
        <w:t xml:space="preserve"> and cancer</w:t>
      </w:r>
      <w:r w:rsidR="00275295">
        <w:t xml:space="preserve"> samples</w:t>
      </w:r>
      <w:r w:rsidR="00717CAA">
        <w:t xml:space="preserve">. </w:t>
      </w:r>
      <w:ins w:id="458" w:author="David Devernoe" w:date="2025-03-18T15:54:00Z" w16du:dateUtc="2025-03-18T22:54:00Z">
        <w:r w:rsidR="00A96758">
          <w:t xml:space="preserve">Such a </w:t>
        </w:r>
      </w:ins>
      <w:del w:id="459" w:author="David Devernoe" w:date="2025-03-18T15:54:00Z" w16du:dateUtc="2025-03-18T22:54:00Z">
        <w:r w:rsidR="00717CAA" w:rsidDel="00A96758">
          <w:delText xml:space="preserve">A </w:delText>
        </w:r>
      </w:del>
      <w:r w:rsidR="00717CAA">
        <w:t xml:space="preserve">shift </w:t>
      </w:r>
      <w:del w:id="460" w:author="David Devernoe" w:date="2025-03-18T15:54:00Z" w16du:dateUtc="2025-03-18T22:54:00Z">
        <w:r w:rsidR="00717CAA" w:rsidDel="00A96758">
          <w:delText xml:space="preserve">could </w:delText>
        </w:r>
      </w:del>
      <w:ins w:id="461" w:author="David Devernoe" w:date="2025-03-18T15:54:00Z" w16du:dateUtc="2025-03-18T22:54:00Z">
        <w:r w:rsidR="00A96758">
          <w:t xml:space="preserve">has been found to </w:t>
        </w:r>
      </w:ins>
      <w:r w:rsidR="00717CAA">
        <w:t>take any of the following alternatives:</w:t>
      </w:r>
    </w:p>
    <w:p w14:paraId="272C9065" w14:textId="7B68C36F" w:rsidR="00717CAA" w:rsidRDefault="00717CAA" w:rsidP="00717CAA">
      <w:pPr>
        <w:pStyle w:val="ListParagraph"/>
        <w:numPr>
          <w:ilvl w:val="0"/>
          <w:numId w:val="11"/>
        </w:numPr>
      </w:pPr>
      <w:r>
        <w:t>Absent in non-cancer but present in cancer</w:t>
      </w:r>
    </w:p>
    <w:p w14:paraId="56BD9357" w14:textId="57F09E4E" w:rsidR="00717CAA" w:rsidRDefault="00717CAA" w:rsidP="00717CAA">
      <w:pPr>
        <w:pStyle w:val="ListParagraph"/>
        <w:numPr>
          <w:ilvl w:val="0"/>
          <w:numId w:val="11"/>
        </w:numPr>
      </w:pPr>
      <w:r>
        <w:t>Lower rank in non-cancer (high rank score) but higher rank in non-cancer (lower rank score)</w:t>
      </w:r>
    </w:p>
    <w:p w14:paraId="22285664" w14:textId="5E98DE99" w:rsidR="00D52E39" w:rsidRDefault="00275295" w:rsidP="00253DD3">
      <w:pPr>
        <w:rPr>
          <w:ins w:id="462" w:author="AmitC" w:date="2025-03-21T19:50:00Z" w16du:dateUtc="2025-03-22T02:50:00Z"/>
        </w:rPr>
      </w:pPr>
      <w:r>
        <w:t xml:space="preserve"> </w:t>
      </w:r>
      <w:r w:rsidR="00475D81">
        <w:t xml:space="preserve">To </w:t>
      </w:r>
      <w:r w:rsidR="00717CAA">
        <w:t>demonstrate the utility of</w:t>
      </w:r>
      <w:r w:rsidR="00475D81">
        <w:t xml:space="preserve"> </w:t>
      </w:r>
      <w:del w:id="463" w:author="David Devernoe" w:date="2025-03-18T15:54:00Z">
        <w:r w:rsidDel="00475D81">
          <w:delText xml:space="preserve">our </w:delText>
        </w:r>
      </w:del>
      <w:ins w:id="464" w:author="David Devernoe" w:date="2025-03-18T15:54:00Z">
        <w:r w:rsidR="00A96758">
          <w:t>the present embodiment</w:t>
        </w:r>
      </w:ins>
      <w:del w:id="465" w:author="David Devernoe" w:date="2025-03-18T15:54:00Z">
        <w:r w:rsidDel="009A511B">
          <w:delText>approach</w:delText>
        </w:r>
      </w:del>
      <w:r w:rsidR="00475D81">
        <w:t>, we extracted</w:t>
      </w:r>
      <w:r w:rsidR="00396EE2">
        <w:t xml:space="preserve"> top-10 ranked</w:t>
      </w:r>
      <w:r w:rsidR="00475D81">
        <w:t xml:space="preserve"> binary relationships between </w:t>
      </w:r>
      <w:r w:rsidR="00475D81" w:rsidRPr="4EEFD67A">
        <w:rPr>
          <w:i/>
          <w:iCs/>
        </w:rPr>
        <w:t>EGFR</w:t>
      </w:r>
      <w:r w:rsidR="00956A38" w:rsidRPr="4EEFD67A">
        <w:rPr>
          <w:i/>
          <w:iCs/>
        </w:rPr>
        <w:t>,</w:t>
      </w:r>
      <w:r w:rsidR="00396EE2">
        <w:t xml:space="preserve"> </w:t>
      </w:r>
      <w:r w:rsidR="0036480C">
        <w:t xml:space="preserve">a well characterized oncogene in lung cancer and a target of antibody and small molecule inhibitor </w:t>
      </w:r>
      <w:r w:rsidR="00717CAA">
        <w:t>drugs</w:t>
      </w:r>
      <w:r w:rsidR="00475D81">
        <w:t xml:space="preserve">. </w:t>
      </w:r>
      <w:r w:rsidR="0036480C">
        <w:t xml:space="preserve">Table </w:t>
      </w:r>
      <w:ins w:id="466" w:author="David Devernoe" w:date="2025-03-18T15:55:00Z">
        <w:r w:rsidR="00816504">
          <w:t xml:space="preserve">1 </w:t>
        </w:r>
      </w:ins>
      <w:r w:rsidR="0036480C">
        <w:t xml:space="preserve">shows EGFR and its relationship with other genes in non-cancer </w:t>
      </w:r>
      <w:r w:rsidR="0036480C">
        <w:lastRenderedPageBreak/>
        <w:t>and</w:t>
      </w:r>
      <w:r w:rsidR="00E10D04">
        <w:t xml:space="preserve"> tumors from</w:t>
      </w:r>
      <w:r w:rsidR="0036480C">
        <w:t xml:space="preserve"> three lung cancer stages. Each gene pair has </w:t>
      </w:r>
      <w:commentRangeStart w:id="467"/>
      <w:commentRangeStart w:id="468"/>
      <w:r w:rsidR="0036480C">
        <w:t>a rank calculated from their cosine similarity</w:t>
      </w:r>
      <w:commentRangeEnd w:id="467"/>
      <w:r>
        <w:rPr>
          <w:rStyle w:val="CommentReference"/>
        </w:rPr>
        <w:commentReference w:id="467"/>
      </w:r>
      <w:commentRangeEnd w:id="468"/>
      <w:r>
        <w:rPr>
          <w:rStyle w:val="CommentReference"/>
        </w:rPr>
        <w:commentReference w:id="468"/>
      </w:r>
      <w:r w:rsidR="0036480C">
        <w:t>.</w:t>
      </w:r>
    </w:p>
    <w:p w14:paraId="3FBE5599" w14:textId="779C5491" w:rsidR="00FD54BF" w:rsidRDefault="00FD54BF" w:rsidP="00253DD3">
      <w:pPr>
        <w:rPr>
          <w:ins w:id="469" w:author="AmitC" w:date="2025-03-21T19:52:00Z" w16du:dateUtc="2025-03-22T02:52:00Z"/>
        </w:rPr>
      </w:pPr>
      <w:ins w:id="470" w:author="AmitC" w:date="2025-03-21T19:51:00Z" w16du:dateUtc="2025-03-22T02:51:00Z">
        <w:r>
          <w:t>Table 1.</w:t>
        </w:r>
      </w:ins>
      <w:ins w:id="471" w:author="AmitC" w:date="2025-03-21T19:53:00Z" w16du:dateUtc="2025-03-22T02:53:00Z">
        <w:r w:rsidR="00B5177C">
          <w:t xml:space="preserve"> </w:t>
        </w:r>
      </w:ins>
      <w:ins w:id="472" w:author="AmitC" w:date="2025-03-21T19:53:00Z">
        <w:r w:rsidR="00B5177C" w:rsidRPr="00B5177C">
          <w:t>Novel targetable therapeutic combinations revealed from the relationship network</w:t>
        </w:r>
      </w:ins>
    </w:p>
    <w:p w14:paraId="4405A2AD" w14:textId="4482D339" w:rsidR="00FD54BF" w:rsidRDefault="00FD54BF" w:rsidP="00253DD3">
      <w:ins w:id="473" w:author="AmitC" w:date="2025-03-21T19:52:00Z">
        <w:r w:rsidRPr="00FD54BF">
          <w:rPr>
            <w:noProof/>
          </w:rPr>
          <w:drawing>
            <wp:inline distT="0" distB="0" distL="0" distR="0" wp14:anchorId="69EDFB0F" wp14:editId="277282EE">
              <wp:extent cx="5943600" cy="1598930"/>
              <wp:effectExtent l="0" t="0" r="0" b="1270"/>
              <wp:docPr id="2" name="Picture 1">
                <a:extLst xmlns:a="http://schemas.openxmlformats.org/drawingml/2006/main">
                  <a:ext uri="{FF2B5EF4-FFF2-40B4-BE49-F238E27FC236}">
                    <a16:creationId xmlns:a16="http://schemas.microsoft.com/office/drawing/2014/main" id="{8573892B-43BA-D5D7-5A77-34F452606A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573892B-43BA-D5D7-5A77-34F452606AF7}"/>
                          </a:ext>
                        </a:extLst>
                      </pic:cNvPr>
                      <pic:cNvPicPr>
                        <a:picLocks noChangeAspect="1"/>
                      </pic:cNvPicPr>
                    </pic:nvPicPr>
                    <pic:blipFill>
                      <a:blip r:embed="rId9"/>
                      <a:stretch>
                        <a:fillRect/>
                      </a:stretch>
                    </pic:blipFill>
                    <pic:spPr>
                      <a:xfrm>
                        <a:off x="0" y="0"/>
                        <a:ext cx="5943600" cy="1598930"/>
                      </a:xfrm>
                      <a:prstGeom prst="rect">
                        <a:avLst/>
                      </a:prstGeom>
                    </pic:spPr>
                  </pic:pic>
                </a:graphicData>
              </a:graphic>
            </wp:inline>
          </w:drawing>
        </w:r>
      </w:ins>
    </w:p>
    <w:p w14:paraId="5B10CC38" w14:textId="657CCA67" w:rsidR="000441C5" w:rsidRDefault="000441C5" w:rsidP="00253DD3">
      <w:r>
        <w:t xml:space="preserve">We </w:t>
      </w:r>
      <w:r w:rsidR="009A511B">
        <w:t>selected</w:t>
      </w:r>
      <w:r>
        <w:t xml:space="preserve"> </w:t>
      </w:r>
      <w:ins w:id="474" w:author="David Devernoe" w:date="2025-03-18T15:57:00Z">
        <w:r w:rsidR="00EC005F">
          <w:t xml:space="preserve">the gene pairing of </w:t>
        </w:r>
      </w:ins>
      <w:r>
        <w:t>EGFR and MET</w:t>
      </w:r>
      <w:ins w:id="475" w:author="David Devernoe" w:date="2025-03-18T15:57:00Z">
        <w:r w:rsidR="00CB1553">
          <w:t xml:space="preserve"> in this exmaple</w:t>
        </w:r>
        <w:r w:rsidR="00EC005F">
          <w:t>.</w:t>
        </w:r>
      </w:ins>
      <w:del w:id="476" w:author="David Devernoe" w:date="2025-03-18T15:57:00Z">
        <w:r w:rsidDel="009A511B">
          <w:delText>,</w:delText>
        </w:r>
      </w:del>
      <w:r w:rsidR="009A511B">
        <w:t xml:space="preserve"> </w:t>
      </w:r>
      <w:del w:id="477" w:author="David Devernoe" w:date="2025-03-18T15:57:00Z">
        <w:r w:rsidDel="009A511B">
          <w:delText>b</w:delText>
        </w:r>
      </w:del>
      <w:ins w:id="478" w:author="David Devernoe" w:date="2025-03-18T15:57:00Z">
        <w:r w:rsidR="00CB1553">
          <w:t>B</w:t>
        </w:r>
      </w:ins>
      <w:r w:rsidR="009A511B">
        <w:t xml:space="preserve">oth </w:t>
      </w:r>
      <w:ins w:id="479" w:author="David Devernoe" w:date="2025-03-18T15:57:00Z">
        <w:r w:rsidR="00CB1553">
          <w:t xml:space="preserve">EGFR and MET </w:t>
        </w:r>
      </w:ins>
      <w:del w:id="480" w:author="David Devernoe" w:date="2025-03-18T15:57:00Z">
        <w:r w:rsidDel="009A511B">
          <w:delText xml:space="preserve">genes </w:delText>
        </w:r>
      </w:del>
      <w:r w:rsidR="009A511B">
        <w:t xml:space="preserve">are targeted by an </w:t>
      </w:r>
      <w:commentRangeStart w:id="481"/>
      <w:r w:rsidR="009A511B">
        <w:t>approved bispecific antibody drug</w:t>
      </w:r>
      <w:ins w:id="482" w:author="AmitC" w:date="2025-03-21T19:54:00Z" w16du:dateUtc="2025-03-22T02:54:00Z">
        <w:r w:rsidR="00B5177C">
          <w:t xml:space="preserve"> Amivantamab</w:t>
        </w:r>
      </w:ins>
      <w:r w:rsidR="009A511B">
        <w:t xml:space="preserve"> in lung </w:t>
      </w:r>
      <w:commentRangeEnd w:id="481"/>
      <w:r>
        <w:rPr>
          <w:rStyle w:val="CommentReference"/>
        </w:rPr>
        <w:commentReference w:id="481"/>
      </w:r>
      <w:r w:rsidR="009A511B">
        <w:t>adenocarcinoma.</w:t>
      </w:r>
      <w:r w:rsidR="00D52E39">
        <w:t xml:space="preserve"> </w:t>
      </w:r>
      <w:commentRangeStart w:id="483"/>
      <w:commentRangeStart w:id="484"/>
      <w:r w:rsidR="00D52E39">
        <w:t>Table</w:t>
      </w:r>
      <w:r w:rsidR="0088531F">
        <w:t xml:space="preserve"> </w:t>
      </w:r>
      <w:del w:id="485" w:author="Gaurang Gupta" w:date="2025-03-21T10:53:00Z">
        <w:r w:rsidDel="0088531F">
          <w:delText>2</w:delText>
        </w:r>
      </w:del>
      <w:ins w:id="486" w:author="Gaurang Gupta" w:date="2025-03-21T10:53:00Z">
        <w:r w:rsidR="634C2A0B">
          <w:t>1</w:t>
        </w:r>
      </w:ins>
      <w:r w:rsidR="0088531F">
        <w:t xml:space="preserve"> </w:t>
      </w:r>
      <w:commentRangeEnd w:id="483"/>
      <w:r>
        <w:rPr>
          <w:rStyle w:val="CommentReference"/>
        </w:rPr>
        <w:commentReference w:id="483"/>
      </w:r>
      <w:commentRangeEnd w:id="484"/>
      <w:r w:rsidR="00610F11">
        <w:rPr>
          <w:rStyle w:val="CommentReference"/>
        </w:rPr>
        <w:commentReference w:id="484"/>
      </w:r>
      <w:r w:rsidR="0088531F">
        <w:t xml:space="preserve">shows that in non-cancer tissues EGFR-MET has a rank score of </w:t>
      </w:r>
      <w:r w:rsidR="009A511B">
        <w:t>19</w:t>
      </w:r>
      <w:r w:rsidR="0088531F">
        <w:t xml:space="preserve"> </w:t>
      </w:r>
      <w:r w:rsidR="009A511B">
        <w:t xml:space="preserve">that decreased to 3 in </w:t>
      </w:r>
      <w:r w:rsidR="0088531F">
        <w:t>invasive carcinoma</w:t>
      </w:r>
      <w:ins w:id="487" w:author="David Devernoe" w:date="2025-03-18T15:58:00Z">
        <w:r w:rsidR="00251D0F">
          <w:t>,</w:t>
        </w:r>
      </w:ins>
      <w:r w:rsidR="0088531F">
        <w:t xml:space="preserve"> suggesting that </w:t>
      </w:r>
      <w:commentRangeStart w:id="488"/>
      <w:commentRangeStart w:id="489"/>
      <w:r w:rsidR="0088531F">
        <w:t>the</w:t>
      </w:r>
      <w:ins w:id="490" w:author="AmitC" w:date="2025-03-21T19:56:00Z" w16du:dateUtc="2025-03-22T02:56:00Z">
        <w:r w:rsidR="00B5177C">
          <w:t xml:space="preserve"> cosine similarity between the</w:t>
        </w:r>
      </w:ins>
      <w:r w:rsidR="0088531F">
        <w:t xml:space="preserve"> two genes</w:t>
      </w:r>
      <w:ins w:id="491" w:author="AmitC" w:date="2025-03-21T19:57:00Z" w16du:dateUtc="2025-03-22T02:57:00Z">
        <w:r w:rsidR="00B5177C">
          <w:t xml:space="preserve"> increased moving from non-cancer to invasive disease.</w:t>
        </w:r>
      </w:ins>
      <w:r w:rsidR="0088531F">
        <w:t xml:space="preserve"> </w:t>
      </w:r>
      <w:ins w:id="492" w:author="AmitC" w:date="2025-03-21T19:57:00Z" w16du:dateUtc="2025-03-22T02:57:00Z">
        <w:r w:rsidR="00B5177C">
          <w:t xml:space="preserve">This </w:t>
        </w:r>
      </w:ins>
      <w:ins w:id="493" w:author="AmitC" w:date="2025-03-21T19:58:00Z" w16du:dateUtc="2025-03-22T02:58:00Z">
        <w:r w:rsidR="00B5177C">
          <w:t>increase</w:t>
        </w:r>
      </w:ins>
      <w:ins w:id="494" w:author="AmitC" w:date="2025-03-21T19:57:00Z" w16du:dateUtc="2025-03-22T02:57:00Z">
        <w:r w:rsidR="00B5177C">
          <w:t xml:space="preserve"> in cosine similarity</w:t>
        </w:r>
      </w:ins>
      <w:ins w:id="495" w:author="AmitC" w:date="2025-03-21T19:58:00Z" w16du:dateUtc="2025-03-22T02:58:00Z">
        <w:r w:rsidR="00B5177C">
          <w:t xml:space="preserve"> (which pushed the rank from 19 to 3) implicates</w:t>
        </w:r>
      </w:ins>
      <w:ins w:id="496" w:author="AmitC" w:date="2025-03-21T19:59:00Z" w16du:dateUtc="2025-03-22T02:59:00Z">
        <w:r w:rsidR="00B5177C">
          <w:t xml:space="preserve"> that that these two genes are</w:t>
        </w:r>
      </w:ins>
      <w:del w:id="497" w:author="AmitC" w:date="2025-03-21T19:57:00Z" w16du:dateUtc="2025-03-22T02:57:00Z">
        <w:r w:rsidR="0088531F" w:rsidDel="00B5177C">
          <w:delText>are</w:delText>
        </w:r>
      </w:del>
      <w:r w:rsidR="0088531F">
        <w:t xml:space="preserve"> functionally</w:t>
      </w:r>
      <w:ins w:id="498" w:author="AmitC" w:date="2025-03-21T19:59:00Z" w16du:dateUtc="2025-03-22T02:59:00Z">
        <w:r w:rsidR="00B5177C">
          <w:t xml:space="preserve"> brought</w:t>
        </w:r>
      </w:ins>
      <w:r w:rsidR="009A511B">
        <w:t xml:space="preserve"> closer to each </w:t>
      </w:r>
      <w:commentRangeEnd w:id="488"/>
      <w:r>
        <w:rPr>
          <w:rStyle w:val="CommentReference"/>
        </w:rPr>
        <w:commentReference w:id="488"/>
      </w:r>
      <w:commentRangeEnd w:id="489"/>
      <w:r w:rsidR="00610F11">
        <w:rPr>
          <w:rStyle w:val="CommentReference"/>
        </w:rPr>
        <w:commentReference w:id="489"/>
      </w:r>
      <w:r w:rsidR="009A511B">
        <w:t>other</w:t>
      </w:r>
      <w:r w:rsidR="0088531F">
        <w:t xml:space="preserve"> </w:t>
      </w:r>
      <w:r w:rsidR="009A511B">
        <w:t xml:space="preserve">in </w:t>
      </w:r>
      <w:r w:rsidR="0088531F">
        <w:t>invasive</w:t>
      </w:r>
      <w:r w:rsidR="009A511B">
        <w:t xml:space="preserve"> disease</w:t>
      </w:r>
      <w:r w:rsidR="0088531F">
        <w:t xml:space="preserve">. The </w:t>
      </w:r>
      <w:commentRangeStart w:id="499"/>
      <w:commentRangeStart w:id="500"/>
      <w:r w:rsidR="0088531F">
        <w:t>biology of EGFR and MET supports this finding</w:t>
      </w:r>
      <w:commentRangeEnd w:id="499"/>
      <w:r>
        <w:rPr>
          <w:rStyle w:val="CommentReference"/>
        </w:rPr>
        <w:commentReference w:id="499"/>
      </w:r>
      <w:commentRangeEnd w:id="500"/>
      <w:r w:rsidR="00610F11">
        <w:rPr>
          <w:rStyle w:val="CommentReference"/>
        </w:rPr>
        <w:commentReference w:id="500"/>
      </w:r>
      <w:ins w:id="501" w:author="AmitC" w:date="2025-03-21T20:00:00Z" w16du:dateUtc="2025-03-22T03:00:00Z">
        <w:r w:rsidR="00B5177C">
          <w:t xml:space="preserve">, given that advanced cancer has a propensity to metastasize and MET is well </w:t>
        </w:r>
      </w:ins>
      <w:ins w:id="502" w:author="AmitC" w:date="2025-03-21T20:04:00Z" w16du:dateUtc="2025-03-22T03:04:00Z">
        <w:r w:rsidR="00805238">
          <w:t>characterized</w:t>
        </w:r>
      </w:ins>
      <w:ins w:id="503" w:author="AmitC" w:date="2025-03-21T20:00:00Z" w16du:dateUtc="2025-03-22T03:00:00Z">
        <w:r w:rsidR="00B5177C">
          <w:t xml:space="preserve"> for its role</w:t>
        </w:r>
      </w:ins>
      <w:ins w:id="504" w:author="AmitC" w:date="2025-03-21T20:03:00Z" w16du:dateUtc="2025-03-22T03:03:00Z">
        <w:r w:rsidR="00B5177C">
          <w:t xml:space="preserve"> in cell migration</w:t>
        </w:r>
      </w:ins>
      <w:r w:rsidR="0088531F">
        <w:t>.</w:t>
      </w:r>
      <w:ins w:id="505" w:author="AmitC" w:date="2025-03-21T20:05:00Z" w16du:dateUtc="2025-03-22T03:05:00Z">
        <w:r w:rsidR="00805238">
          <w:t xml:space="preserve"> Cancer cells co-expressing both the oncogenes EGFR and MET are likely to</w:t>
        </w:r>
      </w:ins>
      <w:ins w:id="506" w:author="AmitC" w:date="2025-03-21T20:06:00Z" w16du:dateUtc="2025-03-22T03:06:00Z">
        <w:r w:rsidR="00805238">
          <w:t xml:space="preserve"> migrate and survive outside the lung environment.</w:t>
        </w:r>
      </w:ins>
      <w:r w:rsidR="0088531F">
        <w:t xml:space="preserve"> </w:t>
      </w:r>
      <w:commentRangeStart w:id="507"/>
      <w:commentRangeStart w:id="508"/>
      <w:r w:rsidR="0088531F">
        <w:t>In the context of use of Amivantamab, the drug is approved in metastatic non-small cell lung cancer harboring activating mutations in EGFR</w:t>
      </w:r>
      <w:commentRangeEnd w:id="507"/>
      <w:r>
        <w:rPr>
          <w:rStyle w:val="CommentReference"/>
        </w:rPr>
        <w:commentReference w:id="507"/>
      </w:r>
      <w:commentRangeEnd w:id="508"/>
      <w:r w:rsidR="00BE3ED0">
        <w:rPr>
          <w:rStyle w:val="CommentReference"/>
        </w:rPr>
        <w:commentReference w:id="508"/>
      </w:r>
      <w:r w:rsidR="0088531F">
        <w:t xml:space="preserve">. </w:t>
      </w:r>
    </w:p>
    <w:p w14:paraId="2D3F0E76" w14:textId="673D91E8" w:rsidR="00390252" w:rsidRDefault="0088531F" w:rsidP="00253DD3">
      <w:r>
        <w:t>A second example to support a combination therapy</w:t>
      </w:r>
      <w:r w:rsidR="009A511B">
        <w:t xml:space="preserve"> between approved drugs involves</w:t>
      </w:r>
      <w:r>
        <w:t xml:space="preserve"> </w:t>
      </w:r>
      <w:ins w:id="509" w:author="David Devernoe" w:date="2025-03-18T16:01:00Z" w16du:dateUtc="2025-03-18T23:01:00Z">
        <w:r w:rsidR="00143134">
          <w:t>the gene pair</w:t>
        </w:r>
      </w:ins>
      <w:ins w:id="510" w:author="David Devernoe" w:date="2025-03-18T16:02:00Z" w16du:dateUtc="2025-03-18T23:02:00Z">
        <w:r w:rsidR="00143134">
          <w:t xml:space="preserve">ing of </w:t>
        </w:r>
      </w:ins>
      <w:r>
        <w:t>EGFR and ERBB2</w:t>
      </w:r>
      <w:r w:rsidR="009A511B">
        <w:t>. I</w:t>
      </w:r>
      <w:r>
        <w:t>n early</w:t>
      </w:r>
      <w:r w:rsidR="001F01DE">
        <w:t>-</w:t>
      </w:r>
      <w:r>
        <w:t>stage non-small cell lung cancer</w:t>
      </w:r>
      <w:r w:rsidR="009A511B">
        <w:t>,</w:t>
      </w:r>
      <w:r>
        <w:t xml:space="preserve"> EGFR-ERBB2</w:t>
      </w:r>
      <w:r w:rsidR="009A511B">
        <w:t xml:space="preserve"> </w:t>
      </w:r>
      <w:ins w:id="511" w:author="David Devernoe" w:date="2025-03-18T16:02:00Z" w16du:dateUtc="2025-03-18T23:02:00Z">
        <w:r w:rsidR="00143134">
          <w:t xml:space="preserve">is </w:t>
        </w:r>
      </w:ins>
      <w:ins w:id="512" w:author="AmitC" w:date="2025-03-21T20:09:00Z" w16du:dateUtc="2025-03-22T03:09:00Z">
        <w:r w:rsidR="00805238">
          <w:t>low in rank</w:t>
        </w:r>
      </w:ins>
      <w:commentRangeStart w:id="513"/>
      <w:commentRangeStart w:id="514"/>
      <w:del w:id="515" w:author="AmitC" w:date="2025-03-21T20:09:00Z" w16du:dateUtc="2025-03-22T03:09:00Z">
        <w:r w:rsidR="00273449" w:rsidDel="00805238">
          <w:delText>absent</w:delText>
        </w:r>
      </w:del>
      <w:del w:id="516" w:author="AmitC" w:date="2025-03-21T20:10:00Z" w16du:dateUtc="2025-03-22T03:10:00Z">
        <w:r w:rsidR="00273449" w:rsidDel="00805238">
          <w:delText xml:space="preserve"> </w:delText>
        </w:r>
      </w:del>
      <w:del w:id="517" w:author="AmitC" w:date="2025-03-21T20:06:00Z" w16du:dateUtc="2025-03-22T03:06:00Z">
        <w:r w:rsidR="00273449" w:rsidDel="00805238">
          <w:delText>in</w:delText>
        </w:r>
      </w:del>
      <w:r w:rsidR="00273449">
        <w:t xml:space="preserve"> the </w:t>
      </w:r>
      <w:ins w:id="518" w:author="AmitC" w:date="2025-03-21T20:10:00Z" w16du:dateUtc="2025-03-22T03:10:00Z">
        <w:r w:rsidR="00805238">
          <w:t xml:space="preserve">in </w:t>
        </w:r>
      </w:ins>
      <w:del w:id="519" w:author="AmitC" w:date="2025-03-21T20:10:00Z" w16du:dateUtc="2025-03-22T03:10:00Z">
        <w:r w:rsidR="00273449" w:rsidDel="00805238">
          <w:delText>top-10 relationships</w:delText>
        </w:r>
        <w:r w:rsidDel="00805238">
          <w:delText xml:space="preserve"> </w:delText>
        </w:r>
      </w:del>
      <w:r>
        <w:t>non-cancer tissue</w:t>
      </w:r>
      <w:ins w:id="520" w:author="AmitC" w:date="2025-03-21T20:07:00Z" w16du:dateUtc="2025-03-22T03:07:00Z">
        <w:r w:rsidR="00805238">
          <w:t xml:space="preserve"> (rank </w:t>
        </w:r>
      </w:ins>
      <w:ins w:id="521" w:author="AmitC" w:date="2025-03-21T20:09:00Z" w16du:dateUtc="2025-03-22T03:09:00Z">
        <w:r w:rsidR="00805238">
          <w:t>873</w:t>
        </w:r>
      </w:ins>
      <w:ins w:id="522" w:author="AmitC" w:date="2025-03-21T20:07:00Z" w16du:dateUtc="2025-03-22T03:07:00Z">
        <w:r w:rsidR="00805238">
          <w:t>),</w:t>
        </w:r>
      </w:ins>
      <w:r w:rsidR="00273449">
        <w:t xml:space="preserve"> </w:t>
      </w:r>
      <w:ins w:id="523" w:author="AmitC" w:date="2025-03-21T20:09:00Z" w16du:dateUtc="2025-03-22T03:09:00Z">
        <w:r w:rsidR="00805238">
          <w:t>t</w:t>
        </w:r>
      </w:ins>
      <w:del w:id="524" w:author="AmitC" w:date="2025-03-21T20:09:00Z" w16du:dateUtc="2025-03-22T03:09:00Z">
        <w:r w:rsidR="00273449" w:rsidDel="00805238">
          <w:delText>appears</w:delText>
        </w:r>
      </w:del>
      <w:r w:rsidR="00273449">
        <w:t xml:space="preserve"> i</w:t>
      </w:r>
      <w:ins w:id="525" w:author="AmitC" w:date="2025-03-21T20:10:00Z" w16du:dateUtc="2025-03-22T03:10:00Z">
        <w:r w:rsidR="00805238">
          <w:t>ts rank advances in</w:t>
        </w:r>
      </w:ins>
      <w:del w:id="526" w:author="AmitC" w:date="2025-03-21T20:10:00Z" w16du:dateUtc="2025-03-22T03:10:00Z">
        <w:r w:rsidR="00273449" w:rsidDel="00805238">
          <w:delText>n</w:delText>
        </w:r>
      </w:del>
      <w:r>
        <w:t xml:space="preserve"> adenocarcinoma in situ</w:t>
      </w:r>
      <w:r w:rsidR="00273449">
        <w:t xml:space="preserve"> (rank-130)</w:t>
      </w:r>
      <w:r>
        <w:t xml:space="preserve"> and</w:t>
      </w:r>
      <w:ins w:id="527" w:author="AmitC" w:date="2025-03-21T20:10:00Z" w16du:dateUtc="2025-03-22T03:10:00Z">
        <w:r w:rsidR="00805238">
          <w:t xml:space="preserve"> further improve</w:t>
        </w:r>
      </w:ins>
      <w:ins w:id="528" w:author="AmitC" w:date="2025-03-21T20:11:00Z" w16du:dateUtc="2025-03-22T03:11:00Z">
        <w:r w:rsidR="00805238">
          <w:t>s</w:t>
        </w:r>
      </w:ins>
      <w:r w:rsidR="00273449">
        <w:t xml:space="preserve"> in</w:t>
      </w:r>
      <w:r>
        <w:t xml:space="preserve"> mildly invasive carcinoma (</w:t>
      </w:r>
      <w:r w:rsidR="00273449">
        <w:t>rank-39</w:t>
      </w:r>
      <w:r>
        <w:t xml:space="preserve">). </w:t>
      </w:r>
      <w:commentRangeEnd w:id="513"/>
      <w:r w:rsidR="005669BD">
        <w:rPr>
          <w:rStyle w:val="CommentReference"/>
        </w:rPr>
        <w:commentReference w:id="513"/>
      </w:r>
      <w:commentRangeEnd w:id="514"/>
      <w:r w:rsidR="00EC21E2">
        <w:rPr>
          <w:rStyle w:val="CommentReference"/>
        </w:rPr>
        <w:commentReference w:id="514"/>
      </w:r>
      <w:r w:rsidR="00273449">
        <w:t>The two receptors however, become</w:t>
      </w:r>
      <w:del w:id="529" w:author="David Devernoe" w:date="2025-03-18T16:02:00Z" w16du:dateUtc="2025-03-18T23:02:00Z">
        <w:r w:rsidR="00273449" w:rsidDel="005669BD">
          <w:delText>s</w:delText>
        </w:r>
      </w:del>
      <w:r w:rsidR="00273449">
        <w:t xml:space="preserve"> </w:t>
      </w:r>
      <w:commentRangeStart w:id="530"/>
      <w:commentRangeStart w:id="531"/>
      <w:r w:rsidR="00273449">
        <w:t>functionally less relevant</w:t>
      </w:r>
      <w:r>
        <w:t xml:space="preserve"> </w:t>
      </w:r>
      <w:commentRangeEnd w:id="530"/>
      <w:r w:rsidR="005669BD">
        <w:rPr>
          <w:rStyle w:val="CommentReference"/>
        </w:rPr>
        <w:commentReference w:id="530"/>
      </w:r>
      <w:commentRangeEnd w:id="531"/>
      <w:r w:rsidR="00EC21E2">
        <w:rPr>
          <w:rStyle w:val="CommentReference"/>
        </w:rPr>
        <w:commentReference w:id="531"/>
      </w:r>
      <w:r>
        <w:t xml:space="preserve">as the tumor transitions </w:t>
      </w:r>
      <w:r w:rsidR="001F01DE">
        <w:t>to more aggressive tumor</w:t>
      </w:r>
      <w:ins w:id="532" w:author="AmitC" w:date="2025-03-21T20:12:00Z" w16du:dateUtc="2025-03-22T03:12:00Z">
        <w:r w:rsidR="00805238">
          <w:t xml:space="preserve"> (rank </w:t>
        </w:r>
      </w:ins>
      <w:ins w:id="533" w:author="AmitC" w:date="2025-03-21T20:17:00Z" w16du:dateUtc="2025-03-22T03:17:00Z">
        <w:r w:rsidR="00610F11">
          <w:t>219</w:t>
        </w:r>
      </w:ins>
      <w:ins w:id="534" w:author="AmitC" w:date="2025-03-21T20:12:00Z" w16du:dateUtc="2025-03-22T03:12:00Z">
        <w:r w:rsidR="00805238">
          <w:t>)</w:t>
        </w:r>
      </w:ins>
      <w:ins w:id="535" w:author="AmitC" w:date="2025-03-21T20:17:00Z" w16du:dateUtc="2025-03-22T03:17:00Z">
        <w:r w:rsidR="00610F11">
          <w:t xml:space="preserve"> (Table 1)</w:t>
        </w:r>
      </w:ins>
      <w:r w:rsidR="001F01DE">
        <w:t>. Taken together the</w:t>
      </w:r>
      <w:ins w:id="536" w:author="David Devernoe" w:date="2025-03-18T16:03:00Z" w16du:dateUtc="2025-03-18T23:03:00Z">
        <w:r w:rsidR="00BE2497">
          <w:t>se</w:t>
        </w:r>
      </w:ins>
      <w:r w:rsidR="001F01DE">
        <w:t xml:space="preserve"> two examples suggest that for early</w:t>
      </w:r>
      <w:ins w:id="537" w:author="AmitC" w:date="2025-03-21T20:13:00Z" w16du:dateUtc="2025-03-22T03:13:00Z">
        <w:r w:rsidR="00805238">
          <w:t xml:space="preserve"> and mildly invasive</w:t>
        </w:r>
      </w:ins>
      <w:del w:id="538" w:author="AmitC" w:date="2025-03-21T20:13:00Z" w16du:dateUtc="2025-03-22T03:13:00Z">
        <w:r w:rsidR="001F01DE" w:rsidDel="00805238">
          <w:delText>-stage</w:delText>
        </w:r>
      </w:del>
      <w:r w:rsidR="001F01DE">
        <w:t xml:space="preserve"> lung cancer a combination of EGFR-ERBB2 targeting inhibitors will have better efficacy, whereas in late-stage, invasive adenocarcinoma targeting EGFR-MET may be more efficacious.</w:t>
      </w:r>
    </w:p>
    <w:p w14:paraId="0A5C3726" w14:textId="5DB7699D" w:rsidR="006E5C91" w:rsidRPr="00273449" w:rsidRDefault="00DA3BD2" w:rsidP="00273449">
      <w:pPr>
        <w:pStyle w:val="ListParagraph"/>
        <w:numPr>
          <w:ilvl w:val="1"/>
          <w:numId w:val="5"/>
        </w:numPr>
        <w:rPr>
          <w:b/>
          <w:bCs/>
        </w:rPr>
      </w:pPr>
      <w:r w:rsidRPr="00273449">
        <w:rPr>
          <w:b/>
          <w:bCs/>
        </w:rPr>
        <w:t>Novel biology discovered from</w:t>
      </w:r>
      <w:r w:rsidR="006E5C91" w:rsidRPr="00273449">
        <w:rPr>
          <w:b/>
          <w:bCs/>
        </w:rPr>
        <w:t xml:space="preserve"> differentially overexpressed genes using</w:t>
      </w:r>
      <w:r w:rsidRPr="00273449">
        <w:rPr>
          <w:b/>
          <w:bCs/>
        </w:rPr>
        <w:t xml:space="preserve"> a</w:t>
      </w:r>
      <w:r w:rsidR="006E5C91" w:rsidRPr="00273449">
        <w:rPr>
          <w:b/>
          <w:bCs/>
        </w:rPr>
        <w:t xml:space="preserve"> foundation model</w:t>
      </w:r>
    </w:p>
    <w:p w14:paraId="424FE35A" w14:textId="77777777" w:rsidR="00610F11" w:rsidRDefault="006D53B8" w:rsidP="006E5C91">
      <w:pPr>
        <w:rPr>
          <w:ins w:id="539" w:author="AmitC" w:date="2025-03-21T20:18:00Z" w16du:dateUtc="2025-03-22T03:18:00Z"/>
        </w:rPr>
      </w:pPr>
      <w:r>
        <w:t xml:space="preserve">  </w:t>
      </w:r>
      <w:r w:rsidR="006E5C91">
        <w:t>Differential gene expression between non-cancer and cancer tissues has</w:t>
      </w:r>
      <w:r w:rsidR="0042684C">
        <w:t xml:space="preserve"> driven the discovery of many drugs to treat cancer</w:t>
      </w:r>
      <w:r w:rsidR="00815F28">
        <w:t>. However, the approach falls short in providing a rationale for combination therapies that could rescue patients whose tumors have become refractory and/or patients whose cancer has relapsed from</w:t>
      </w:r>
      <w:r w:rsidR="00273449">
        <w:t xml:space="preserve"> a</w:t>
      </w:r>
      <w:r w:rsidR="00815F28">
        <w:t xml:space="preserve"> therapy.</w:t>
      </w:r>
      <w:r w:rsidR="00273449">
        <w:t xml:space="preserve"> Table 2 shows </w:t>
      </w:r>
      <w:ins w:id="540" w:author="David Devernoe" w:date="2025-03-18T16:06:00Z">
        <w:r w:rsidR="007728B0">
          <w:t xml:space="preserve">the </w:t>
        </w:r>
      </w:ins>
      <w:r w:rsidR="00273449">
        <w:t xml:space="preserve">top differentially upregulated </w:t>
      </w:r>
      <w:ins w:id="541" w:author="David Devernoe" w:date="2025-03-18T16:06:00Z">
        <w:r w:rsidR="007728B0">
          <w:t xml:space="preserve">genes </w:t>
        </w:r>
      </w:ins>
      <w:r w:rsidR="00273449">
        <w:t xml:space="preserve">in lung adenocarcinoma </w:t>
      </w:r>
      <w:del w:id="542" w:author="David Devernoe" w:date="2025-03-18T16:06:00Z">
        <w:r w:rsidDel="00273449">
          <w:delText xml:space="preserve">from </w:delText>
        </w:r>
      </w:del>
      <w:ins w:id="543" w:author="David Devernoe" w:date="2025-03-18T16:06:00Z">
        <w:r w:rsidR="00BE0691">
          <w:t xml:space="preserve">based on our analysis of </w:t>
        </w:r>
      </w:ins>
      <w:r w:rsidR="00273449">
        <w:t>bulk RNA-seq data</w:t>
      </w:r>
      <w:ins w:id="544" w:author="David Devernoe" w:date="2025-03-18T16:06:00Z">
        <w:r w:rsidR="00BE0691">
          <w:t xml:space="preserve"> according to the present methods</w:t>
        </w:r>
      </w:ins>
      <w:r w:rsidR="00273449">
        <w:t>.</w:t>
      </w:r>
      <w:r w:rsidR="00815F28">
        <w:t xml:space="preserve"> </w:t>
      </w:r>
    </w:p>
    <w:p w14:paraId="7A78D8C9" w14:textId="77777777" w:rsidR="00610F11" w:rsidRDefault="00610F11" w:rsidP="006E5C91">
      <w:pPr>
        <w:rPr>
          <w:ins w:id="545" w:author="AmitC" w:date="2025-03-21T20:18:00Z" w16du:dateUtc="2025-03-22T03:18:00Z"/>
        </w:rPr>
      </w:pPr>
    </w:p>
    <w:p w14:paraId="2A525E94" w14:textId="77777777" w:rsidR="00610F11" w:rsidRDefault="00610F11" w:rsidP="006E5C91">
      <w:pPr>
        <w:rPr>
          <w:ins w:id="546" w:author="AmitC" w:date="2025-03-21T20:18:00Z" w16du:dateUtc="2025-03-22T03:18:00Z"/>
        </w:rPr>
      </w:pPr>
    </w:p>
    <w:p w14:paraId="3373D4B4" w14:textId="23862B52" w:rsidR="00610F11" w:rsidRDefault="00610F11" w:rsidP="006E5C91">
      <w:pPr>
        <w:rPr>
          <w:ins w:id="547" w:author="AmitC" w:date="2025-03-21T20:18:00Z" w16du:dateUtc="2025-03-22T03:18:00Z"/>
        </w:rPr>
      </w:pPr>
      <w:ins w:id="548" w:author="AmitC" w:date="2025-03-21T20:18:00Z" w16du:dateUtc="2025-03-22T03:18:00Z">
        <w:r>
          <w:lastRenderedPageBreak/>
          <w:t xml:space="preserve">Table 2. </w:t>
        </w:r>
      </w:ins>
      <w:ins w:id="549" w:author="AmitC" w:date="2025-03-21T20:19:00Z">
        <w:r w:rsidRPr="00610F11">
          <w:t>List of upregulated genes in Lung adenocarcinoma compared to normal (non-cancer) lung tissue from bulk RNA-seq data</w:t>
        </w:r>
      </w:ins>
    </w:p>
    <w:p w14:paraId="226604D8" w14:textId="3AF5FF28" w:rsidR="00610F11" w:rsidRDefault="00610F11" w:rsidP="006E5C91">
      <w:pPr>
        <w:rPr>
          <w:ins w:id="550" w:author="AmitC" w:date="2025-03-21T20:18:00Z" w16du:dateUtc="2025-03-22T03:18:00Z"/>
        </w:rPr>
      </w:pPr>
      <w:ins w:id="551" w:author="AmitC" w:date="2025-03-21T20:18:00Z">
        <w:r w:rsidRPr="00610F11">
          <w:rPr>
            <w:noProof/>
          </w:rPr>
          <w:drawing>
            <wp:inline distT="0" distB="0" distL="0" distR="0" wp14:anchorId="0A4A7288" wp14:editId="29E88E13">
              <wp:extent cx="5943600" cy="4113530"/>
              <wp:effectExtent l="0" t="0" r="0" b="1270"/>
              <wp:docPr id="3" name="Picture 2">
                <a:extLst xmlns:a="http://schemas.openxmlformats.org/drawingml/2006/main">
                  <a:ext uri="{FF2B5EF4-FFF2-40B4-BE49-F238E27FC236}">
                    <a16:creationId xmlns:a16="http://schemas.microsoft.com/office/drawing/2014/main" id="{C223B0F9-5E9E-03E0-DA94-6C0AB6D6A0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223B0F9-5E9E-03E0-DA94-6C0AB6D6A0CE}"/>
                          </a:ext>
                        </a:extLst>
                      </pic:cNvPr>
                      <pic:cNvPicPr>
                        <a:picLocks noChangeAspect="1"/>
                      </pic:cNvPicPr>
                    </pic:nvPicPr>
                    <pic:blipFill>
                      <a:blip r:embed="rId10"/>
                      <a:stretch>
                        <a:fillRect/>
                      </a:stretch>
                    </pic:blipFill>
                    <pic:spPr>
                      <a:xfrm>
                        <a:off x="0" y="0"/>
                        <a:ext cx="5943600" cy="4113530"/>
                      </a:xfrm>
                      <a:prstGeom prst="rect">
                        <a:avLst/>
                      </a:prstGeom>
                    </pic:spPr>
                  </pic:pic>
                </a:graphicData>
              </a:graphic>
            </wp:inline>
          </w:drawing>
        </w:r>
      </w:ins>
    </w:p>
    <w:p w14:paraId="59A13D1C" w14:textId="6E4756A6" w:rsidR="0088531F" w:rsidRDefault="00273449" w:rsidP="006E5C91">
      <w:r>
        <w:t>We suggest a</w:t>
      </w:r>
      <w:r w:rsidR="00815F28">
        <w:t xml:space="preserve"> novel approach to combine the differential gene expression analysis with single-cell transcriptomic data</w:t>
      </w:r>
      <w:r>
        <w:t>,</w:t>
      </w:r>
      <w:r w:rsidR="00815F28">
        <w:t xml:space="preserve"> bridging the two datasets using a foundation model.</w:t>
      </w:r>
      <w:r>
        <w:t xml:space="preserve"> </w:t>
      </w:r>
      <w:commentRangeStart w:id="552"/>
      <w:commentRangeStart w:id="553"/>
      <w:r>
        <w:t xml:space="preserve">The approach is shown in Figure </w:t>
      </w:r>
      <w:del w:id="554" w:author="Gaurang Gupta" w:date="2025-03-21T10:51:00Z">
        <w:r w:rsidR="006D53B8" w:rsidDel="00273449">
          <w:delText>7</w:delText>
        </w:r>
      </w:del>
      <w:ins w:id="555" w:author="Gaurang Gupta" w:date="2025-03-21T10:51:00Z">
        <w:r w:rsidR="06675A7D">
          <w:t>10</w:t>
        </w:r>
      </w:ins>
      <w:r>
        <w:t>.</w:t>
      </w:r>
      <w:commentRangeEnd w:id="552"/>
      <w:r w:rsidR="006D53B8">
        <w:rPr>
          <w:rStyle w:val="CommentReference"/>
        </w:rPr>
        <w:commentReference w:id="552"/>
      </w:r>
      <w:commentRangeEnd w:id="553"/>
      <w:r w:rsidR="00610F11">
        <w:rPr>
          <w:rStyle w:val="CommentReference"/>
        </w:rPr>
        <w:commentReference w:id="553"/>
      </w:r>
      <w:ins w:id="556" w:author="AmitC" w:date="2025-03-21T20:20:00Z" w16du:dateUtc="2025-03-22T03:20:00Z">
        <w:r w:rsidR="00610F11">
          <w:t xml:space="preserve"> In this approach,</w:t>
        </w:r>
      </w:ins>
      <w:ins w:id="557" w:author="AmitC" w:date="2025-03-21T22:32:00Z" w16du:dateUtc="2025-03-22T05:32:00Z">
        <w:r w:rsidR="00DC7919">
          <w:t xml:space="preserve"> the first step is to identify the</w:t>
        </w:r>
      </w:ins>
      <w:ins w:id="558" w:author="AmitC" w:date="2025-03-21T20:20:00Z" w16du:dateUtc="2025-03-22T03:20:00Z">
        <w:r w:rsidR="00610F11">
          <w:t xml:space="preserve"> differentially overexpressed genes</w:t>
        </w:r>
      </w:ins>
      <w:ins w:id="559" w:author="AmitC" w:date="2025-03-21T20:21:00Z" w16du:dateUtc="2025-03-22T03:21:00Z">
        <w:r w:rsidR="00610F11">
          <w:t xml:space="preserve"> (&gt;</w:t>
        </w:r>
      </w:ins>
      <w:ins w:id="560" w:author="AmitC" w:date="2025-03-21T20:23:00Z" w16du:dateUtc="2025-03-22T03:23:00Z">
        <w:r w:rsidR="00610F11">
          <w:t>1.5-</w:t>
        </w:r>
      </w:ins>
      <w:ins w:id="561" w:author="AmitC" w:date="2025-03-21T20:21:00Z" w16du:dateUtc="2025-03-22T03:21:00Z">
        <w:r w:rsidR="00610F11">
          <w:t>fold overexpression</w:t>
        </w:r>
      </w:ins>
      <w:ins w:id="562" w:author="AmitC" w:date="2025-03-21T20:23:00Z" w16du:dateUtc="2025-03-22T03:23:00Z">
        <w:r w:rsidR="00610F11">
          <w:t>)</w:t>
        </w:r>
      </w:ins>
      <w:ins w:id="563" w:author="AmitC" w:date="2025-03-21T22:32:00Z" w16du:dateUtc="2025-03-22T05:32:00Z">
        <w:r w:rsidR="00DC7919">
          <w:t xml:space="preserve"> by co</w:t>
        </w:r>
      </w:ins>
      <w:ins w:id="564" w:author="AmitC" w:date="2025-03-21T22:33:00Z" w16du:dateUtc="2025-03-22T05:33:00Z">
        <w:r w:rsidR="00DC7919">
          <w:t>mparing the expression of 18,000 genes in normal lung vs lung cancer. The list of differential</w:t>
        </w:r>
      </w:ins>
      <w:ins w:id="565" w:author="AmitC" w:date="2025-03-21T22:34:00Z" w16du:dateUtc="2025-03-22T05:34:00Z">
        <w:r w:rsidR="00DC7919">
          <w:t>ly overexpressed genes shown in Table 2</w:t>
        </w:r>
      </w:ins>
      <w:ins w:id="566" w:author="AmitC" w:date="2025-03-21T20:23:00Z" w16du:dateUtc="2025-03-22T03:23:00Z">
        <w:r w:rsidR="00610F11">
          <w:t xml:space="preserve"> </w:t>
        </w:r>
      </w:ins>
      <w:ins w:id="567" w:author="AmitC" w:date="2025-03-21T22:34:00Z" w16du:dateUtc="2025-03-22T05:34:00Z">
        <w:r w:rsidR="00DC7919">
          <w:t>are</w:t>
        </w:r>
      </w:ins>
      <w:ins w:id="568" w:author="AmitC" w:date="2025-03-21T20:24:00Z" w16du:dateUtc="2025-03-22T03:24:00Z">
        <w:r w:rsidR="00CE102D">
          <w:t xml:space="preserve"> </w:t>
        </w:r>
      </w:ins>
      <w:ins w:id="569" w:author="AmitC" w:date="2025-03-21T20:27:00Z" w16du:dateUtc="2025-03-22T03:27:00Z">
        <w:r w:rsidR="00CE102D">
          <w:t>analyzed</w:t>
        </w:r>
      </w:ins>
      <w:ins w:id="570" w:author="AmitC" w:date="2025-03-21T22:31:00Z" w16du:dateUtc="2025-03-22T05:31:00Z">
        <w:r w:rsidR="00DC7919">
          <w:t xml:space="preserve"> against single-cell transcriptome data</w:t>
        </w:r>
      </w:ins>
      <w:ins w:id="571" w:author="AmitC" w:date="2025-03-21T22:35:00Z" w16du:dateUtc="2025-03-22T05:35:00Z">
        <w:r w:rsidR="00DC7919">
          <w:t xml:space="preserve"> generated from normal lung and the three lung can</w:t>
        </w:r>
      </w:ins>
      <w:ins w:id="572" w:author="AmitC" w:date="2025-03-21T22:36:00Z" w16du:dateUtc="2025-03-22T05:36:00Z">
        <w:r w:rsidR="00DC7919">
          <w:t xml:space="preserve">cer </w:t>
        </w:r>
      </w:ins>
      <w:ins w:id="573" w:author="AmitC" w:date="2025-03-21T22:37:00Z" w16du:dateUtc="2025-03-22T05:37:00Z">
        <w:r w:rsidR="00DC7919">
          <w:t>stages</w:t>
        </w:r>
      </w:ins>
      <w:ins w:id="574" w:author="AmitC" w:date="2025-03-21T22:36:00Z" w16du:dateUtc="2025-03-22T05:36:00Z">
        <w:r w:rsidR="00DC7919">
          <w:t xml:space="preserve"> (AIS, MIA and IAC</w:t>
        </w:r>
      </w:ins>
      <w:ins w:id="575" w:author="AmitC" w:date="2025-03-21T22:37:00Z" w16du:dateUtc="2025-03-22T05:37:00Z">
        <w:r w:rsidR="00DC7919">
          <w:t>)</w:t>
        </w:r>
      </w:ins>
      <w:ins w:id="576" w:author="AmitC" w:date="2025-03-21T22:31:00Z" w16du:dateUtc="2025-03-22T05:31:00Z">
        <w:r w:rsidR="00DC7919">
          <w:t xml:space="preserve"> using a fo</w:t>
        </w:r>
      </w:ins>
      <w:ins w:id="577" w:author="AmitC" w:date="2025-03-21T22:32:00Z" w16du:dateUtc="2025-03-22T05:32:00Z">
        <w:r w:rsidR="00DC7919">
          <w:t>undation model</w:t>
        </w:r>
      </w:ins>
      <w:ins w:id="578" w:author="AmitC" w:date="2025-03-21T22:37:00Z" w16du:dateUtc="2025-03-22T05:37:00Z">
        <w:r w:rsidR="00DC7919">
          <w:t>. The goal was</w:t>
        </w:r>
      </w:ins>
      <w:ins w:id="579" w:author="AmitC" w:date="2025-03-21T22:32:00Z" w16du:dateUtc="2025-03-22T05:32:00Z">
        <w:r w:rsidR="00DC7919">
          <w:t xml:space="preserve"> to capture </w:t>
        </w:r>
      </w:ins>
      <w:ins w:id="580" w:author="AmitC" w:date="2025-03-21T22:56:00Z" w16du:dateUtc="2025-03-22T05:56:00Z">
        <w:r w:rsidR="004F6E08">
          <w:t>any changes in their</w:t>
        </w:r>
      </w:ins>
      <w:ins w:id="581" w:author="AmitC" w:date="2025-03-21T22:32:00Z" w16du:dateUtc="2025-03-22T05:32:00Z">
        <w:r w:rsidR="00DC7919">
          <w:t xml:space="preserve"> relationships </w:t>
        </w:r>
      </w:ins>
      <w:ins w:id="582" w:author="AmitC" w:date="2025-03-21T22:57:00Z" w16du:dateUtc="2025-03-22T05:57:00Z">
        <w:r w:rsidR="004F6E08">
          <w:t>between</w:t>
        </w:r>
      </w:ins>
      <w:ins w:id="583" w:author="AmitC" w:date="2025-03-21T22:37:00Z" w16du:dateUtc="2025-03-22T05:37:00Z">
        <w:r w:rsidR="00DC7919">
          <w:t xml:space="preserve"> </w:t>
        </w:r>
      </w:ins>
      <w:ins w:id="584" w:author="AmitC" w:date="2025-03-21T22:39:00Z" w16du:dateUtc="2025-03-22T05:39:00Z">
        <w:r w:rsidR="00DC7919">
          <w:t>health</w:t>
        </w:r>
      </w:ins>
      <w:ins w:id="585" w:author="AmitC" w:date="2025-03-21T22:57:00Z" w16du:dateUtc="2025-03-22T05:57:00Z">
        <w:r w:rsidR="004F6E08">
          <w:t>y</w:t>
        </w:r>
      </w:ins>
      <w:ins w:id="586" w:author="AmitC" w:date="2025-03-21T22:39:00Z" w16du:dateUtc="2025-03-22T05:39:00Z">
        <w:r w:rsidR="00DC7919">
          <w:t xml:space="preserve"> lung tissue</w:t>
        </w:r>
      </w:ins>
      <w:ins w:id="587" w:author="AmitC" w:date="2025-03-21T22:37:00Z" w16du:dateUtc="2025-03-22T05:37:00Z">
        <w:r w:rsidR="00DC7919">
          <w:t xml:space="preserve"> vs</w:t>
        </w:r>
      </w:ins>
      <w:ins w:id="588" w:author="AmitC" w:date="2025-03-21T22:39:00Z" w16du:dateUtc="2025-03-22T05:39:00Z">
        <w:r w:rsidR="00DC7919">
          <w:t xml:space="preserve"> each of the three stages of</w:t>
        </w:r>
      </w:ins>
      <w:ins w:id="589" w:author="AmitC" w:date="2025-03-21T22:38:00Z" w16du:dateUtc="2025-03-22T05:38:00Z">
        <w:r w:rsidR="00DC7919">
          <w:t xml:space="preserve"> lung cancer</w:t>
        </w:r>
      </w:ins>
      <w:ins w:id="590" w:author="AmitC" w:date="2025-03-21T22:58:00Z" w16du:dateUtc="2025-03-22T05:58:00Z">
        <w:r w:rsidR="004F6E08">
          <w:t xml:space="preserve"> as shown in Figure 10</w:t>
        </w:r>
      </w:ins>
    </w:p>
    <w:p w14:paraId="6B13CFE6" w14:textId="0E420F8D" w:rsidR="002D197C" w:rsidRDefault="00BE390E" w:rsidP="00DA3BD2">
      <w:pPr>
        <w:rPr>
          <w:ins w:id="591" w:author="AmitC" w:date="2025-03-21T23:09:00Z" w16du:dateUtc="2025-03-22T06:09:00Z"/>
        </w:rPr>
      </w:pPr>
      <w:r>
        <w:t>Among the overexpressed genes shown in Table 2, we focused on two checkpoint inhibitor genes</w:t>
      </w:r>
      <w:ins w:id="592" w:author="David Devernoe" w:date="2025-03-18T16:08:00Z" w16du:dateUtc="2025-03-18T23:08:00Z">
        <w:r w:rsidR="001337F1">
          <w:t>,</w:t>
        </w:r>
      </w:ins>
      <w:r>
        <w:t xml:space="preserve"> CTLA-4 and TIGIT</w:t>
      </w:r>
      <w:ins w:id="593" w:author="David Devernoe" w:date="2025-03-18T16:08:00Z" w16du:dateUtc="2025-03-18T23:08:00Z">
        <w:r w:rsidR="001337F1">
          <w:t>,</w:t>
        </w:r>
      </w:ins>
      <w:r>
        <w:t xml:space="preserve"> to show the utility of </w:t>
      </w:r>
      <w:del w:id="594" w:author="David Devernoe" w:date="2025-03-18T16:08:00Z" w16du:dateUtc="2025-03-18T23:08:00Z">
        <w:r w:rsidDel="001337F1">
          <w:delText xml:space="preserve">our </w:delText>
        </w:r>
      </w:del>
      <w:ins w:id="595" w:author="David Devernoe" w:date="2025-03-18T16:08:00Z" w16du:dateUtc="2025-03-18T23:08:00Z">
        <w:r w:rsidR="001337F1">
          <w:t>the present method</w:t>
        </w:r>
        <w:del w:id="596" w:author="AmitC" w:date="2025-03-21T23:05:00Z" w16du:dateUtc="2025-03-22T06:05:00Z">
          <w:r w:rsidR="001337F1" w:rsidDel="004F6E08">
            <w:delText>s</w:delText>
          </w:r>
        </w:del>
      </w:ins>
      <w:del w:id="597" w:author="David Devernoe" w:date="2025-03-18T16:08:00Z" w16du:dateUtc="2025-03-18T23:08:00Z">
        <w:r w:rsidDel="001337F1">
          <w:delText>approach</w:delText>
        </w:r>
      </w:del>
      <w:r>
        <w:t xml:space="preserve">. </w:t>
      </w:r>
      <w:r w:rsidR="00DA3BD2">
        <w:t>Checkpoint inhibitors</w:t>
      </w:r>
      <w:r>
        <w:t xml:space="preserve"> have become the</w:t>
      </w:r>
      <w:r w:rsidR="00DA3BD2">
        <w:t xml:space="preserve"> standard of care treatment in lung cancer with antibodies to CTLA-4 (ipilimumab), PD-1 (nivolumab and pembrolizumab) and PD-L1 (atezolizumab and durvalumab)</w:t>
      </w:r>
      <w:ins w:id="598" w:author="David Devernoe" w:date="2025-03-18T16:08:00Z" w16du:dateUtc="2025-03-18T23:08:00Z">
        <w:r w:rsidR="001337F1">
          <w:t>, which are all</w:t>
        </w:r>
      </w:ins>
      <w:r w:rsidR="00DA3BD2">
        <w:t xml:space="preserve"> approved </w:t>
      </w:r>
      <w:ins w:id="599" w:author="David Devernoe" w:date="2025-03-18T16:08:00Z" w16du:dateUtc="2025-03-18T23:08:00Z">
        <w:r w:rsidR="001337F1">
          <w:t xml:space="preserve">to treat </w:t>
        </w:r>
      </w:ins>
      <w:del w:id="600" w:author="David Devernoe" w:date="2025-03-18T16:08:00Z" w16du:dateUtc="2025-03-18T23:08:00Z">
        <w:r w:rsidR="00DA3BD2" w:rsidDel="001337F1">
          <w:delText xml:space="preserve">in </w:delText>
        </w:r>
      </w:del>
      <w:r w:rsidR="00DA3BD2">
        <w:t xml:space="preserve">this indication. </w:t>
      </w:r>
      <w:commentRangeStart w:id="601"/>
      <w:commentRangeStart w:id="602"/>
      <w:r w:rsidR="00DA3BD2">
        <w:t>Combination</w:t>
      </w:r>
      <w:ins w:id="603" w:author="David Devernoe" w:date="2025-03-18T16:09:00Z" w16du:dateUtc="2025-03-18T23:09:00Z">
        <w:r w:rsidR="001337F1">
          <w:t>s</w:t>
        </w:r>
      </w:ins>
      <w:r w:rsidR="00DA3BD2">
        <w:t xml:space="preserve"> of CTLA-4 and PD-1</w:t>
      </w:r>
      <w:r w:rsidR="00111F8F">
        <w:t xml:space="preserve"> antibodies </w:t>
      </w:r>
      <w:commentRangeEnd w:id="601"/>
      <w:r w:rsidR="00E41EB5">
        <w:rPr>
          <w:rStyle w:val="CommentReference"/>
        </w:rPr>
        <w:commentReference w:id="601"/>
      </w:r>
      <w:commentRangeEnd w:id="602"/>
      <w:r w:rsidR="004F6E08">
        <w:rPr>
          <w:rStyle w:val="CommentReference"/>
        </w:rPr>
        <w:commentReference w:id="602"/>
      </w:r>
      <w:r w:rsidR="00111F8F">
        <w:t>have shown significant improvement in outcome and</w:t>
      </w:r>
      <w:r w:rsidR="00DA3BD2">
        <w:t xml:space="preserve"> are approved in non-small cell lung cancer. We </w:t>
      </w:r>
      <w:commentRangeStart w:id="604"/>
      <w:commentRangeStart w:id="605"/>
      <w:r w:rsidR="00DA3BD2">
        <w:t>analyzed</w:t>
      </w:r>
      <w:ins w:id="606" w:author="AmitC" w:date="2025-03-21T23:06:00Z" w16du:dateUtc="2025-03-22T06:06:00Z">
        <w:r w:rsidR="004F6E08">
          <w:t xml:space="preserve"> the</w:t>
        </w:r>
      </w:ins>
      <w:r w:rsidR="00DA3BD2">
        <w:t xml:space="preserve"> relationship</w:t>
      </w:r>
      <w:ins w:id="607" w:author="AmitC" w:date="2025-03-21T23:06:00Z" w16du:dateUtc="2025-03-22T06:06:00Z">
        <w:r w:rsidR="00CD1DA6">
          <w:t xml:space="preserve"> table and filtered al</w:t>
        </w:r>
      </w:ins>
      <w:ins w:id="608" w:author="AmitC" w:date="2025-03-21T23:07:00Z" w16du:dateUtc="2025-03-22T06:07:00Z">
        <w:r w:rsidR="00CD1DA6">
          <w:t xml:space="preserve">l binary </w:t>
        </w:r>
      </w:ins>
      <w:ins w:id="609" w:author="AmitC" w:date="2025-03-21T23:06:00Z" w16du:dateUtc="2025-03-22T06:06:00Z">
        <w:r w:rsidR="00CD1DA6">
          <w:t>relationships</w:t>
        </w:r>
      </w:ins>
      <w:del w:id="610" w:author="AmitC" w:date="2025-03-21T23:06:00Z" w16du:dateUtc="2025-03-22T06:06:00Z">
        <w:r w:rsidR="00111F8F" w:rsidDel="00CD1DA6">
          <w:delText>s</w:delText>
        </w:r>
      </w:del>
      <w:r w:rsidR="00111F8F">
        <w:t xml:space="preserve"> between CTLA-4</w:t>
      </w:r>
      <w:ins w:id="611" w:author="AmitC" w:date="2025-03-21T23:07:00Z" w16du:dateUtc="2025-03-22T06:07:00Z">
        <w:r w:rsidR="00CD1DA6">
          <w:t>,</w:t>
        </w:r>
      </w:ins>
      <w:del w:id="612" w:author="AmitC" w:date="2025-03-21T23:07:00Z" w16du:dateUtc="2025-03-22T06:07:00Z">
        <w:r w:rsidR="00111F8F" w:rsidDel="00CD1DA6">
          <w:delText xml:space="preserve"> and</w:delText>
        </w:r>
      </w:del>
      <w:r w:rsidR="00111F8F">
        <w:t xml:space="preserve"> other</w:t>
      </w:r>
      <w:r w:rsidR="00B71AEA">
        <w:t xml:space="preserve"> </w:t>
      </w:r>
      <w:r w:rsidR="00DA3BD2">
        <w:t>checkpoint inhibitors</w:t>
      </w:r>
      <w:ins w:id="613" w:author="AmitC" w:date="2025-03-21T23:07:00Z" w16du:dateUtc="2025-03-22T06:07:00Z">
        <w:r w:rsidR="00CD1DA6">
          <w:t>,</w:t>
        </w:r>
      </w:ins>
      <w:r w:rsidR="00B71AEA">
        <w:t xml:space="preserve"> and immune genes</w:t>
      </w:r>
      <w:r w:rsidR="00DA3BD2">
        <w:t xml:space="preserve"> in</w:t>
      </w:r>
      <w:ins w:id="614" w:author="AmitC" w:date="2025-03-21T23:08:00Z" w16du:dateUtc="2025-03-22T06:08:00Z">
        <w:r w:rsidR="00CD1DA6">
          <w:t xml:space="preserve"> non-cancer</w:t>
        </w:r>
      </w:ins>
      <w:r w:rsidR="00DA3BD2">
        <w:t xml:space="preserve"> </w:t>
      </w:r>
      <w:ins w:id="615" w:author="AmitC" w:date="2025-03-21T23:07:00Z" w16du:dateUtc="2025-03-22T06:07:00Z">
        <w:r w:rsidR="00CD1DA6">
          <w:t>healthy lung</w:t>
        </w:r>
      </w:ins>
      <w:del w:id="616" w:author="AmitC" w:date="2025-03-21T23:07:00Z" w16du:dateUtc="2025-03-22T06:07:00Z">
        <w:r w:rsidR="00DA3BD2" w:rsidDel="00CD1DA6">
          <w:delText>non-cancer</w:delText>
        </w:r>
      </w:del>
      <w:r w:rsidR="00DA3BD2">
        <w:t xml:space="preserve"> and</w:t>
      </w:r>
      <w:r>
        <w:t xml:space="preserve"> samples from</w:t>
      </w:r>
      <w:r w:rsidR="00DA3BD2">
        <w:t xml:space="preserve"> three cancer stages</w:t>
      </w:r>
      <w:commentRangeEnd w:id="604"/>
      <w:r w:rsidR="00A96CC8">
        <w:rPr>
          <w:rStyle w:val="CommentReference"/>
        </w:rPr>
        <w:commentReference w:id="604"/>
      </w:r>
      <w:commentRangeEnd w:id="605"/>
      <w:r w:rsidR="008A4A1B">
        <w:rPr>
          <w:rStyle w:val="CommentReference"/>
        </w:rPr>
        <w:commentReference w:id="605"/>
      </w:r>
      <w:r w:rsidR="00DA3BD2">
        <w:t xml:space="preserve">. </w:t>
      </w:r>
      <w:ins w:id="617" w:author="AmitC" w:date="2025-03-21T23:10:00Z" w16du:dateUtc="2025-03-22T06:10:00Z">
        <w:r w:rsidR="002D197C">
          <w:t>The number of binary rel</w:t>
        </w:r>
      </w:ins>
      <w:ins w:id="618" w:author="AmitC" w:date="2025-03-21T23:11:00Z" w16du:dateUtc="2025-03-22T06:11:00Z">
        <w:r w:rsidR="002D197C">
          <w:t>ationships</w:t>
        </w:r>
      </w:ins>
      <w:ins w:id="619" w:author="AmitC" w:date="2025-03-21T23:13:00Z" w16du:dateUtc="2025-03-22T06:13:00Z">
        <w:r w:rsidR="002D197C">
          <w:t xml:space="preserve"> detected</w:t>
        </w:r>
      </w:ins>
      <w:ins w:id="620" w:author="AmitC" w:date="2025-03-21T23:11:00Z" w16du:dateUtc="2025-03-22T06:11:00Z">
        <w:r w:rsidR="002D197C">
          <w:t xml:space="preserve"> between CTLA-4 and other genes ranged from</w:t>
        </w:r>
      </w:ins>
      <w:ins w:id="621" w:author="AmitC" w:date="2025-03-21T23:13:00Z" w16du:dateUtc="2025-03-22T06:13:00Z">
        <w:r w:rsidR="002D197C">
          <w:t xml:space="preserve"> 11</w:t>
        </w:r>
      </w:ins>
      <w:ins w:id="622" w:author="AmitC" w:date="2025-03-21T23:14:00Z" w16du:dateUtc="2025-03-22T06:14:00Z">
        <w:r w:rsidR="002D197C">
          <w:t>6</w:t>
        </w:r>
      </w:ins>
      <w:ins w:id="623" w:author="AmitC" w:date="2025-03-21T23:13:00Z" w16du:dateUtc="2025-03-22T06:13:00Z">
        <w:r w:rsidR="002D197C">
          <w:t xml:space="preserve"> in non-cancer</w:t>
        </w:r>
      </w:ins>
      <w:ins w:id="624" w:author="AmitC" w:date="2025-03-21T23:14:00Z" w16du:dateUtc="2025-03-22T06:14:00Z">
        <w:r w:rsidR="002D197C">
          <w:t xml:space="preserve">, 92 in AIS, </w:t>
        </w:r>
      </w:ins>
      <w:ins w:id="625" w:author="AmitC" w:date="2025-03-21T23:15:00Z" w16du:dateUtc="2025-03-22T06:15:00Z">
        <w:r w:rsidR="002D197C">
          <w:t xml:space="preserve">97 in </w:t>
        </w:r>
        <w:r w:rsidR="002D197C">
          <w:lastRenderedPageBreak/>
          <w:t>MIA and 89 in IAC. We selected top-1</w:t>
        </w:r>
      </w:ins>
      <w:ins w:id="626" w:author="AmitC" w:date="2025-03-21T23:16:00Z" w16du:dateUtc="2025-03-22T06:16:00Z">
        <w:r w:rsidR="002D197C">
          <w:t>0 interactors by score from each of these tissues as shown in Table 3.</w:t>
        </w:r>
      </w:ins>
      <w:ins w:id="627" w:author="AmitC" w:date="2025-03-21T23:13:00Z" w16du:dateUtc="2025-03-22T06:13:00Z">
        <w:r w:rsidR="002D197C">
          <w:t xml:space="preserve"> </w:t>
        </w:r>
      </w:ins>
    </w:p>
    <w:p w14:paraId="5984CA4B" w14:textId="44B1A852" w:rsidR="002D197C" w:rsidRDefault="002D197C" w:rsidP="00DA3BD2">
      <w:pPr>
        <w:rPr>
          <w:ins w:id="628" w:author="AmitC" w:date="2025-03-21T23:09:00Z" w16du:dateUtc="2025-03-22T06:09:00Z"/>
        </w:rPr>
      </w:pPr>
      <w:ins w:id="629" w:author="AmitC" w:date="2025-03-21T23:09:00Z" w16du:dateUtc="2025-03-22T06:09:00Z">
        <w:r>
          <w:t xml:space="preserve">Table 3. </w:t>
        </w:r>
      </w:ins>
      <w:ins w:id="630" w:author="AmitC" w:date="2025-03-21T23:10:00Z">
        <w:r w:rsidRPr="002D197C">
          <w:t>Top-10 CTLA4 interactors reveal changes in the immune microenvironment from non-cancer (NC) to a progressive disease (IAC)</w:t>
        </w:r>
      </w:ins>
    </w:p>
    <w:p w14:paraId="0DB0F324" w14:textId="218381B7" w:rsidR="002D197C" w:rsidRDefault="002D197C" w:rsidP="00DA3BD2">
      <w:pPr>
        <w:rPr>
          <w:ins w:id="631" w:author="AmitC" w:date="2025-03-21T23:09:00Z" w16du:dateUtc="2025-03-22T06:09:00Z"/>
        </w:rPr>
      </w:pPr>
      <w:ins w:id="632" w:author="AmitC" w:date="2025-03-21T23:09:00Z">
        <w:r w:rsidRPr="002D197C">
          <w:rPr>
            <w:noProof/>
          </w:rPr>
          <w:drawing>
            <wp:inline distT="0" distB="0" distL="0" distR="0" wp14:anchorId="4D13FDDB" wp14:editId="064CB4E3">
              <wp:extent cx="5943600" cy="2753360"/>
              <wp:effectExtent l="0" t="0" r="0" b="8890"/>
              <wp:docPr id="1628341286" name="Picture 1">
                <a:extLst xmlns:a="http://schemas.openxmlformats.org/drawingml/2006/main">
                  <a:ext uri="{FF2B5EF4-FFF2-40B4-BE49-F238E27FC236}">
                    <a16:creationId xmlns:a16="http://schemas.microsoft.com/office/drawing/2014/main" id="{6B284164-D15C-C26D-CA9B-2505DF5776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B284164-D15C-C26D-CA9B-2505DF577624}"/>
                          </a:ext>
                        </a:extLst>
                      </pic:cNvPr>
                      <pic:cNvPicPr>
                        <a:picLocks noChangeAspect="1"/>
                      </pic:cNvPicPr>
                    </pic:nvPicPr>
                    <pic:blipFill>
                      <a:blip r:embed="rId11"/>
                      <a:stretch>
                        <a:fillRect/>
                      </a:stretch>
                    </pic:blipFill>
                    <pic:spPr>
                      <a:xfrm>
                        <a:off x="0" y="0"/>
                        <a:ext cx="5943600" cy="2753360"/>
                      </a:xfrm>
                      <a:prstGeom prst="rect">
                        <a:avLst/>
                      </a:prstGeom>
                    </pic:spPr>
                  </pic:pic>
                </a:graphicData>
              </a:graphic>
            </wp:inline>
          </w:drawing>
        </w:r>
      </w:ins>
    </w:p>
    <w:p w14:paraId="18040B09" w14:textId="05177DB5" w:rsidR="00DA3BD2" w:rsidRDefault="00DA3BD2" w:rsidP="00DA3BD2">
      <w:r>
        <w:t xml:space="preserve">As shown in Table </w:t>
      </w:r>
      <w:r w:rsidR="00BE390E">
        <w:t>3</w:t>
      </w:r>
      <w:r>
        <w:t xml:space="preserve">, non-cancer, and early-stage cancer (AIS) show a relationship between CTLA-4-PD-1 whose rank order decreases from 237 (lower rank) in non-cancer tissue to 77 (higher rank) in early-stage cancer. </w:t>
      </w:r>
      <w:r w:rsidR="00BE390E">
        <w:t>However, i</w:t>
      </w:r>
      <w:r>
        <w:t xml:space="preserve">n mildly invasive (MIA) and invasive </w:t>
      </w:r>
      <w:r w:rsidR="00BE390E">
        <w:t>samples</w:t>
      </w:r>
      <w:r>
        <w:t xml:space="preserve"> (IAC) CTLA-4-PD-1 relationship is replaced by CTLA-4-TIGIT</w:t>
      </w:r>
      <w:r w:rsidR="00BE390E">
        <w:t>,</w:t>
      </w:r>
      <w:r>
        <w:t xml:space="preserve"> whose rank order decreases from 86 in MIA to 5 in IAC </w:t>
      </w:r>
      <w:commentRangeStart w:id="633"/>
      <w:commentRangeStart w:id="634"/>
      <w:r>
        <w:t xml:space="preserve">implicating a </w:t>
      </w:r>
      <w:r w:rsidR="00BE390E">
        <w:t>newer</w:t>
      </w:r>
      <w:r>
        <w:t xml:space="preserve"> phenotype of exhausted T cells</w:t>
      </w:r>
      <w:commentRangeEnd w:id="633"/>
      <w:r w:rsidR="00AD4DFF">
        <w:rPr>
          <w:rStyle w:val="CommentReference"/>
        </w:rPr>
        <w:commentReference w:id="633"/>
      </w:r>
      <w:commentRangeEnd w:id="634"/>
      <w:r w:rsidR="008A4A1B">
        <w:rPr>
          <w:rStyle w:val="CommentReference"/>
        </w:rPr>
        <w:commentReference w:id="634"/>
      </w:r>
      <w:r>
        <w:t>.</w:t>
      </w:r>
      <w:ins w:id="635" w:author="AmitC" w:date="2025-03-21T23:19:00Z" w16du:dateUtc="2025-03-22T06:19:00Z">
        <w:r w:rsidR="008A4A1B">
          <w:t xml:space="preserve"> The three genes CTLA-4, PD-1 and TIGIT are checkpoint inhibitors whose function is to suppress </w:t>
        </w:r>
      </w:ins>
      <w:ins w:id="636" w:author="AmitC" w:date="2025-03-21T23:20:00Z" w16du:dateUtc="2025-03-22T06:20:00Z">
        <w:r w:rsidR="008A4A1B">
          <w:t xml:space="preserve">activated T cells and bring them to their non-activated or basal state. </w:t>
        </w:r>
      </w:ins>
      <w:ins w:id="637" w:author="AmitC" w:date="2025-03-21T23:21:00Z" w16du:dateUtc="2025-03-22T06:21:00Z">
        <w:r w:rsidR="008A4A1B">
          <w:t>T cells co-expressing different markers represent different phenotype of T cells with different f</w:t>
        </w:r>
      </w:ins>
      <w:ins w:id="638" w:author="AmitC" w:date="2025-03-21T23:22:00Z" w16du:dateUtc="2025-03-22T06:22:00Z">
        <w:r w:rsidR="008A4A1B">
          <w:t xml:space="preserve">unctional significance. To support our hypothesis </w:t>
        </w:r>
        <w:r w:rsidR="003A1CC9">
          <w:t>that</w:t>
        </w:r>
      </w:ins>
      <w:ins w:id="639" w:author="AmitC" w:date="2025-03-21T23:23:00Z" w16du:dateUtc="2025-03-22T06:23:00Z">
        <w:r w:rsidR="003A1CC9">
          <w:t xml:space="preserve"> indeed IAC tumors contain a higher proportion of CTLA-4</w:t>
        </w:r>
        <w:r w:rsidR="003A1CC9">
          <w:rPr>
            <w:vertAlign w:val="superscript"/>
          </w:rPr>
          <w:t>+</w:t>
        </w:r>
      </w:ins>
      <w:ins w:id="640" w:author="AmitC" w:date="2025-03-21T23:24:00Z" w16du:dateUtc="2025-03-22T06:24:00Z">
        <w:r w:rsidR="003A1CC9">
          <w:t>/TIGIT</w:t>
        </w:r>
        <w:r w:rsidR="003A1CC9">
          <w:rPr>
            <w:vertAlign w:val="superscript"/>
          </w:rPr>
          <w:t>+</w:t>
        </w:r>
        <w:r w:rsidR="003A1CC9">
          <w:t xml:space="preserve"> cells we quantitatively estimated the number of T cells that co-expressed the two markers. As</w:t>
        </w:r>
      </w:ins>
      <w:ins w:id="641" w:author="AmitC" w:date="2025-03-21T23:25:00Z" w16du:dateUtc="2025-03-22T06:25:00Z">
        <w:r w:rsidR="003A1CC9">
          <w:t xml:space="preserve"> shown in Figure 11, the</w:t>
        </w:r>
      </w:ins>
      <w:del w:id="642" w:author="AmitC" w:date="2025-03-21T23:24:00Z" w16du:dateUtc="2025-03-22T06:24:00Z">
        <w:r w:rsidDel="003A1CC9">
          <w:delText xml:space="preserve"> </w:delText>
        </w:r>
        <w:r w:rsidR="00BE390E" w:rsidDel="003A1CC9">
          <w:delText>The c</w:delText>
        </w:r>
        <w:r w:rsidDel="003A1CC9">
          <w:delText>o-expression of CTLA4 and TIGIT</w:delText>
        </w:r>
        <w:r w:rsidR="00BE390E" w:rsidDel="003A1CC9">
          <w:delText xml:space="preserve"> from</w:delText>
        </w:r>
        <w:r w:rsidDel="003A1CC9">
          <w:delText xml:space="preserve"> the single-cell transcriptome data reveal</w:delText>
        </w:r>
        <w:r w:rsidR="00BE390E" w:rsidDel="003A1CC9">
          <w:delText>ed</w:delText>
        </w:r>
        <w:r w:rsidDel="003A1CC9">
          <w:delText xml:space="preserve"> a higher</w:delText>
        </w:r>
      </w:del>
      <w:r>
        <w:t xml:space="preserve"> proportion of T cells</w:t>
      </w:r>
      <w:ins w:id="643" w:author="AmitC" w:date="2025-03-21T23:25:00Z" w16du:dateUtc="2025-03-22T06:25:00Z">
        <w:r w:rsidR="003A1CC9">
          <w:t xml:space="preserve"> expressing CTLA-4 and TIGIT</w:t>
        </w:r>
      </w:ins>
      <w:ins w:id="644" w:author="AmitC" w:date="2025-03-21T23:26:00Z" w16du:dateUtc="2025-03-22T06:26:00Z">
        <w:r w:rsidR="003A1CC9">
          <w:t xml:space="preserve"> wa</w:t>
        </w:r>
      </w:ins>
      <w:ins w:id="645" w:author="AmitC" w:date="2025-03-21T23:27:00Z" w16du:dateUtc="2025-03-22T06:27:00Z">
        <w:r w:rsidR="00077114">
          <w:t>s five fold higher</w:t>
        </w:r>
      </w:ins>
      <w:r>
        <w:t xml:space="preserve"> </w:t>
      </w:r>
      <w:r w:rsidR="00BE390E">
        <w:t>in invasive carcinoma (IAC)</w:t>
      </w:r>
      <w:ins w:id="646" w:author="AmitC" w:date="2025-03-21T23:28:00Z" w16du:dateUtc="2025-03-22T06:28:00Z">
        <w:r w:rsidR="00077114">
          <w:t xml:space="preserve"> than in AIS and MIA (Figure 11)</w:t>
        </w:r>
      </w:ins>
      <w:r w:rsidR="00BE390E">
        <w:t xml:space="preserve"> </w:t>
      </w:r>
      <w:del w:id="647" w:author="AmitC" w:date="2025-03-21T23:25:00Z" w16du:dateUtc="2025-03-22T06:25:00Z">
        <w:r w:rsidDel="003A1CC9">
          <w:delText xml:space="preserve">expressing </w:delText>
        </w:r>
      </w:del>
      <w:ins w:id="648" w:author="David Devernoe" w:date="2025-03-18T16:12:00Z" w16du:dateUtc="2025-03-18T23:12:00Z">
        <w:del w:id="649" w:author="AmitC" w:date="2025-03-21T23:25:00Z" w16du:dateUtc="2025-03-22T06:25:00Z">
          <w:r w:rsidR="000D64E2" w:rsidDel="003A1CC9">
            <w:delText xml:space="preserve">inhibitor genes, CTLA-4 and TIGIT </w:delText>
          </w:r>
        </w:del>
      </w:ins>
      <w:del w:id="650" w:author="AmitC" w:date="2025-03-21T23:25:00Z" w16du:dateUtc="2025-03-22T06:25:00Z">
        <w:r w:rsidDel="003A1CC9">
          <w:delText>both</w:delText>
        </w:r>
        <w:r w:rsidR="00BE390E" w:rsidDel="003A1CC9">
          <w:delText xml:space="preserve"> the inhibitors </w:delText>
        </w:r>
        <w:r w:rsidDel="003A1CC9">
          <w:delText xml:space="preserve">(Figure </w:delText>
        </w:r>
      </w:del>
      <w:ins w:id="651" w:author="David Devernoe" w:date="2025-03-18T16:12:00Z" w16du:dateUtc="2025-03-18T23:12:00Z">
        <w:del w:id="652" w:author="AmitC" w:date="2025-03-21T23:25:00Z" w16du:dateUtc="2025-03-22T06:25:00Z">
          <w:r w:rsidR="000D64E2" w:rsidDel="003A1CC9">
            <w:delText>11??</w:delText>
          </w:r>
        </w:del>
      </w:ins>
      <w:del w:id="653" w:author="AmitC" w:date="2025-03-21T23:25:00Z" w16du:dateUtc="2025-03-22T06:25:00Z">
        <w:r w:rsidDel="003A1CC9">
          <w:delText>8).</w:delText>
        </w:r>
      </w:del>
    </w:p>
    <w:p w14:paraId="6E2825BE" w14:textId="2736562F" w:rsidR="00DA3BD2" w:rsidRDefault="00DA3BD2" w:rsidP="00DA3BD2">
      <w:r>
        <w:t>This shift in the phenotype of</w:t>
      </w:r>
      <w:del w:id="654" w:author="AmitC" w:date="2025-03-21T23:31:00Z" w16du:dateUtc="2025-03-22T06:31:00Z">
        <w:r w:rsidDel="00077114">
          <w:delText xml:space="preserve"> suppressive</w:delText>
        </w:r>
      </w:del>
      <w:r>
        <w:t xml:space="preserve"> T cells</w:t>
      </w:r>
      <w:ins w:id="655" w:author="AmitC" w:date="2025-03-21T23:30:00Z" w16du:dateUtc="2025-03-22T06:30:00Z">
        <w:r w:rsidR="00077114">
          <w:t xml:space="preserve"> revealed by</w:t>
        </w:r>
      </w:ins>
      <w:ins w:id="656" w:author="AmitC" w:date="2025-03-21T23:32:00Z" w16du:dateUtc="2025-03-22T06:32:00Z">
        <w:r w:rsidR="00077114">
          <w:t xml:space="preserve"> </w:t>
        </w:r>
      </w:ins>
      <w:ins w:id="657" w:author="AmitC" w:date="2025-03-21T23:34:00Z" w16du:dateUtc="2025-03-22T06:34:00Z">
        <w:r w:rsidR="00077114">
          <w:t>a switch in</w:t>
        </w:r>
      </w:ins>
      <w:ins w:id="658" w:author="AmitC" w:date="2025-03-21T23:30:00Z" w16du:dateUtc="2025-03-22T06:30:00Z">
        <w:r w:rsidR="00077114">
          <w:t xml:space="preserve"> CTLA-4/PD-1 </w:t>
        </w:r>
      </w:ins>
      <w:ins w:id="659" w:author="AmitC" w:date="2025-03-21T23:31:00Z" w16du:dateUtc="2025-03-22T06:31:00Z">
        <w:r w:rsidR="00077114">
          <w:t>express</w:t>
        </w:r>
      </w:ins>
      <w:ins w:id="660" w:author="AmitC" w:date="2025-03-21T23:32:00Z" w16du:dateUtc="2025-03-22T06:32:00Z">
        <w:r w:rsidR="00077114">
          <w:t>ing</w:t>
        </w:r>
      </w:ins>
      <w:ins w:id="661" w:author="AmitC" w:date="2025-03-21T23:31:00Z" w16du:dateUtc="2025-03-22T06:31:00Z">
        <w:r w:rsidR="00077114">
          <w:t xml:space="preserve"> T cells </w:t>
        </w:r>
      </w:ins>
      <w:ins w:id="662" w:author="AmitC" w:date="2025-03-21T23:33:00Z" w16du:dateUtc="2025-03-22T06:33:00Z">
        <w:r w:rsidR="00077114">
          <w:t xml:space="preserve">in </w:t>
        </w:r>
      </w:ins>
      <w:ins w:id="663" w:author="AmitC" w:date="2025-03-21T23:35:00Z" w16du:dateUtc="2025-03-22T06:35:00Z">
        <w:r w:rsidR="00077114">
          <w:t>non-cancer and early-stage disease (AIS) to</w:t>
        </w:r>
      </w:ins>
      <w:ins w:id="664" w:author="AmitC" w:date="2025-03-21T23:30:00Z" w16du:dateUtc="2025-03-22T06:30:00Z">
        <w:r w:rsidR="00077114">
          <w:t xml:space="preserve"> CTLA-4/TIGIT</w:t>
        </w:r>
      </w:ins>
      <w:ins w:id="665" w:author="AmitC" w:date="2025-03-21T23:34:00Z" w16du:dateUtc="2025-03-22T06:34:00Z">
        <w:r w:rsidR="00077114">
          <w:t xml:space="preserve"> expressing</w:t>
        </w:r>
      </w:ins>
      <w:ins w:id="666" w:author="AmitC" w:date="2025-03-21T23:36:00Z" w16du:dateUtc="2025-03-22T06:36:00Z">
        <w:r w:rsidR="00077114">
          <w:t xml:space="preserve"> T cells in</w:t>
        </w:r>
      </w:ins>
      <w:ins w:id="667" w:author="AmitC" w:date="2025-03-21T23:30:00Z" w16du:dateUtc="2025-03-22T06:30:00Z">
        <w:r w:rsidR="00077114">
          <w:t xml:space="preserve"> more invasive tumors</w:t>
        </w:r>
      </w:ins>
      <w:r>
        <w:t xml:space="preserve"> e</w:t>
      </w:r>
      <w:del w:id="668" w:author="AmitC" w:date="2025-03-21T23:36:00Z" w16du:dateUtc="2025-03-22T06:36:00Z">
        <w:r w:rsidDel="00077114">
          <w:delText>xpressing</w:delText>
        </w:r>
      </w:del>
      <w:r>
        <w:t xml:space="preserve"> </w:t>
      </w:r>
      <w:del w:id="669" w:author="AmitC" w:date="2025-03-21T23:30:00Z" w16du:dateUtc="2025-03-22T06:30:00Z">
        <w:r w:rsidDel="00077114">
          <w:delText xml:space="preserve">CTLA-4/PD-1 versus CTLA-4/TIGIT </w:delText>
        </w:r>
      </w:del>
      <w:del w:id="670" w:author="AmitC" w:date="2025-03-21T23:36:00Z" w16du:dateUtc="2025-03-22T06:36:00Z">
        <w:r w:rsidDel="00077114">
          <w:delText>in the tumor microenvironment</w:delText>
        </w:r>
      </w:del>
      <w:r>
        <w:t xml:space="preserve"> </w:t>
      </w:r>
      <w:r w:rsidR="00BE390E">
        <w:t>is a novel finding</w:t>
      </w:r>
      <w:ins w:id="671" w:author="AmitC" w:date="2025-03-21T23:36:00Z" w16du:dateUtc="2025-03-22T06:36:00Z">
        <w:r w:rsidR="00077114">
          <w:t xml:space="preserve"> of the present study</w:t>
        </w:r>
      </w:ins>
      <w:r w:rsidR="00BE390E">
        <w:t>.</w:t>
      </w:r>
      <w:r>
        <w:t xml:space="preserve"> T cells </w:t>
      </w:r>
      <w:r w:rsidR="00BE390E">
        <w:t>co-</w:t>
      </w:r>
      <w:r>
        <w:t xml:space="preserve">expressing CTLA-4/PD-1 represent exhausted/suppressed T cells that have gone through a cycle of activation in the tumor microenvironment. </w:t>
      </w:r>
      <w:commentRangeStart w:id="672"/>
      <w:commentRangeStart w:id="673"/>
      <w:r>
        <w:t xml:space="preserve">These cells </w:t>
      </w:r>
      <w:ins w:id="674" w:author="AmitC" w:date="2025-03-21T23:36:00Z" w16du:dateUtc="2025-03-22T06:36:00Z">
        <w:r w:rsidR="00077114">
          <w:t>are targeted by</w:t>
        </w:r>
      </w:ins>
      <w:ins w:id="675" w:author="AmitC" w:date="2025-03-21T23:37:00Z" w16du:dateUtc="2025-03-22T06:37:00Z">
        <w:r w:rsidR="000E0649">
          <w:t xml:space="preserve"> a combination of</w:t>
        </w:r>
      </w:ins>
      <w:del w:id="676" w:author="AmitC" w:date="2025-03-21T23:36:00Z" w16du:dateUtc="2025-03-22T06:36:00Z">
        <w:r w:rsidDel="00077114">
          <w:delText>are the target of</w:delText>
        </w:r>
      </w:del>
      <w:r>
        <w:t xml:space="preserve"> anti-CTLA-4</w:t>
      </w:r>
      <w:ins w:id="677" w:author="AmitC" w:date="2025-03-21T23:37:00Z" w16du:dateUtc="2025-03-22T06:37:00Z">
        <w:r w:rsidR="000E0649">
          <w:t xml:space="preserve"> and</w:t>
        </w:r>
      </w:ins>
      <w:del w:id="678" w:author="AmitC" w:date="2025-03-21T23:37:00Z" w16du:dateUtc="2025-03-22T06:37:00Z">
        <w:r w:rsidDel="000E0649">
          <w:delText>/</w:delText>
        </w:r>
      </w:del>
      <w:r>
        <w:t>anti-PD-1</w:t>
      </w:r>
      <w:del w:id="679" w:author="AmitC" w:date="2025-03-21T23:37:00Z" w16du:dateUtc="2025-03-22T06:37:00Z">
        <w:r w:rsidDel="000E0649">
          <w:delText>/</w:delText>
        </w:r>
      </w:del>
      <w:r>
        <w:t xml:space="preserve"> </w:t>
      </w:r>
      <w:ins w:id="680" w:author="AmitC" w:date="2025-03-21T23:37:00Z" w16du:dateUtc="2025-03-22T06:37:00Z">
        <w:r w:rsidR="000E0649">
          <w:t>blocking antibodies</w:t>
        </w:r>
      </w:ins>
      <w:del w:id="681" w:author="AmitC" w:date="2025-03-21T23:37:00Z" w16du:dateUtc="2025-03-22T06:37:00Z">
        <w:r w:rsidDel="000E0649">
          <w:delText>checkpoint inhibitor therapies</w:delText>
        </w:r>
      </w:del>
      <w:r>
        <w:t xml:space="preserve">. </w:t>
      </w:r>
      <w:commentRangeEnd w:id="672"/>
      <w:r w:rsidR="007517A7">
        <w:rPr>
          <w:rStyle w:val="CommentReference"/>
        </w:rPr>
        <w:commentReference w:id="672"/>
      </w:r>
      <w:commentRangeEnd w:id="673"/>
      <w:r w:rsidR="000E0649">
        <w:rPr>
          <w:rStyle w:val="CommentReference"/>
        </w:rPr>
        <w:commentReference w:id="673"/>
      </w:r>
      <w:r>
        <w:t>The</w:t>
      </w:r>
      <w:ins w:id="682" w:author="AmitC" w:date="2025-03-21T23:37:00Z" w16du:dateUtc="2025-03-22T06:37:00Z">
        <w:r w:rsidR="000E0649">
          <w:t xml:space="preserve"> use of these antibodies</w:t>
        </w:r>
      </w:ins>
      <w:del w:id="683" w:author="AmitC" w:date="2025-03-21T23:38:00Z" w16du:dateUtc="2025-03-22T06:38:00Z">
        <w:r w:rsidDel="000E0649">
          <w:delText xml:space="preserve"> </w:delText>
        </w:r>
        <w:commentRangeStart w:id="684"/>
        <w:r w:rsidDel="000E0649">
          <w:delText>checkpoint inhibitors</w:delText>
        </w:r>
      </w:del>
      <w:r>
        <w:t xml:space="preserve"> bring the T cell back to an active state where they mediate tumor control</w:t>
      </w:r>
      <w:commentRangeEnd w:id="684"/>
      <w:r w:rsidR="00F44C0C">
        <w:rPr>
          <w:rStyle w:val="CommentReference"/>
        </w:rPr>
        <w:commentReference w:id="684"/>
      </w:r>
      <w:r>
        <w:t>.</w:t>
      </w:r>
      <w:ins w:id="685" w:author="AmitC" w:date="2025-03-21T23:38:00Z" w16du:dateUtc="2025-03-22T06:38:00Z">
        <w:r w:rsidR="000E0649">
          <w:t xml:space="preserve"> The efficacy of the combination therapy has been demonstrated in Phase-III study</w:t>
        </w:r>
      </w:ins>
      <w:ins w:id="686" w:author="AmitC" w:date="2025-03-21T23:51:00Z" w16du:dateUtc="2025-03-22T06:51:00Z">
        <w:r w:rsidR="00E73B96">
          <w:t xml:space="preserve"> of metastatic melanoma</w:t>
        </w:r>
      </w:ins>
      <w:ins w:id="687" w:author="AmitC" w:date="2025-03-21T23:38:00Z" w16du:dateUtc="2025-03-22T06:38:00Z">
        <w:r w:rsidR="000E0649">
          <w:t xml:space="preserve"> where</w:t>
        </w:r>
      </w:ins>
      <w:ins w:id="688" w:author="AmitC" w:date="2025-03-21T23:39:00Z" w16du:dateUtc="2025-03-22T06:39:00Z">
        <w:r w:rsidR="000E0649">
          <w:t xml:space="preserve"> the combination</w:t>
        </w:r>
      </w:ins>
      <w:ins w:id="689" w:author="AmitC" w:date="2025-03-21T23:53:00Z" w16du:dateUtc="2025-03-22T06:53:00Z">
        <w:r w:rsidR="00E73B96">
          <w:t xml:space="preserve"> of ipilimumab (anti-CTLA-4) and nivolumab (anti-PD-1)</w:t>
        </w:r>
      </w:ins>
      <w:ins w:id="690" w:author="AmitC" w:date="2025-03-21T23:39:00Z" w16du:dateUtc="2025-03-22T06:39:00Z">
        <w:r w:rsidR="000E0649">
          <w:t xml:space="preserve"> scored </w:t>
        </w:r>
      </w:ins>
      <w:ins w:id="691" w:author="AmitC" w:date="2025-03-21T23:52:00Z" w16du:dateUtc="2025-03-22T06:52:00Z">
        <w:r w:rsidR="00E73B96">
          <w:t>11.5 progression free survival compared to 2.9 months</w:t>
        </w:r>
      </w:ins>
      <w:ins w:id="692" w:author="AmitC" w:date="2025-03-21T23:53:00Z" w16du:dateUtc="2025-03-22T06:53:00Z">
        <w:r w:rsidR="00E73B96">
          <w:t xml:space="preserve"> with</w:t>
        </w:r>
      </w:ins>
      <w:ins w:id="693" w:author="AmitC" w:date="2025-03-21T23:40:00Z" w16du:dateUtc="2025-03-22T06:40:00Z">
        <w:r w:rsidR="000E0649">
          <w:t xml:space="preserve"> </w:t>
        </w:r>
      </w:ins>
      <w:ins w:id="694" w:author="AmitC" w:date="2025-03-21T23:53:00Z" w16du:dateUtc="2025-03-22T06:53:00Z">
        <w:r w:rsidR="00E73B96">
          <w:t>ip</w:t>
        </w:r>
      </w:ins>
      <w:ins w:id="695" w:author="AmitC" w:date="2025-03-21T23:54:00Z" w16du:dateUtc="2025-03-22T06:54:00Z">
        <w:r w:rsidR="00E73B96">
          <w:t>ilimumab</w:t>
        </w:r>
      </w:ins>
      <w:ins w:id="696" w:author="AmitC" w:date="2025-03-21T23:40:00Z" w16du:dateUtc="2025-03-22T06:40:00Z">
        <w:r w:rsidR="000E0649">
          <w:t xml:space="preserve"> monotherapy or </w:t>
        </w:r>
      </w:ins>
      <w:ins w:id="697" w:author="AmitC" w:date="2025-03-21T23:54:00Z" w16du:dateUtc="2025-03-22T06:54:00Z">
        <w:r w:rsidR="00E73B96">
          <w:t>6.9 months with nivolumab</w:t>
        </w:r>
      </w:ins>
      <w:ins w:id="698" w:author="AmitC" w:date="2025-03-21T23:41:00Z" w16du:dateUtc="2025-03-22T06:41:00Z">
        <w:r w:rsidR="000E0649">
          <w:t xml:space="preserve"> monotherapy</w:t>
        </w:r>
      </w:ins>
      <w:ins w:id="699" w:author="AmitC" w:date="2025-03-21T23:54:00Z" w16du:dateUtc="2025-03-22T06:54:00Z">
        <w:r w:rsidR="00E73B96">
          <w:t xml:space="preserve"> (NEJM </w:t>
        </w:r>
      </w:ins>
      <w:ins w:id="700" w:author="AmitC" w:date="2025-03-21T23:55:00Z" w16du:dateUtc="2025-03-22T06:55:00Z">
        <w:r w:rsidR="00E73B96">
          <w:t>2018, vol</w:t>
        </w:r>
      </w:ins>
      <w:ins w:id="701" w:author="AmitC" w:date="2025-03-21T23:41:00Z" w16du:dateUtc="2025-03-22T06:41:00Z">
        <w:r w:rsidR="000E0649">
          <w:t>.</w:t>
        </w:r>
      </w:ins>
      <w:ins w:id="702" w:author="AmitC" w:date="2025-03-21T23:55:00Z" w16du:dateUtc="2025-03-22T06:55:00Z">
        <w:r w:rsidR="00E73B96">
          <w:t xml:space="preserve"> 379, 2185).</w:t>
        </w:r>
      </w:ins>
    </w:p>
    <w:p w14:paraId="4F1C2F92" w14:textId="449BC30B" w:rsidR="00C16FE1" w:rsidRDefault="00DA3BD2" w:rsidP="006E5C91">
      <w:r>
        <w:lastRenderedPageBreak/>
        <w:t>The CTLA-4/TIGIT co-expressing T cells</w:t>
      </w:r>
      <w:r w:rsidR="00C16FE1">
        <w:t xml:space="preserve"> </w:t>
      </w:r>
      <w:ins w:id="703" w:author="AmitC" w:date="2025-03-21T23:56:00Z" w16du:dateUtc="2025-03-22T06:56:00Z">
        <w:r w:rsidR="00E73B96">
          <w:t>on the other hand</w:t>
        </w:r>
      </w:ins>
      <w:del w:id="704" w:author="AmitC" w:date="2025-03-21T23:56:00Z" w16du:dateUtc="2025-03-22T06:56:00Z">
        <w:r w:rsidR="00C16FE1" w:rsidDel="00E73B96">
          <w:delText>however</w:delText>
        </w:r>
      </w:del>
      <w:r w:rsidR="00C16FE1">
        <w:t>,</w:t>
      </w:r>
      <w:r>
        <w:t xml:space="preserve"> represent a highly immune-suppressive T cell</w:t>
      </w:r>
      <w:ins w:id="705" w:author="David Devernoe" w:date="2025-03-18T16:18:00Z" w16du:dateUtc="2025-03-18T23:18:00Z">
        <w:r w:rsidR="004C32A7">
          <w:t xml:space="preserve"> population,</w:t>
        </w:r>
      </w:ins>
      <w:del w:id="706" w:author="David Devernoe" w:date="2025-03-18T16:18:00Z" w16du:dateUtc="2025-03-18T23:18:00Z">
        <w:r w:rsidDel="004C32A7">
          <w:delText>s</w:delText>
        </w:r>
      </w:del>
      <w:r>
        <w:t xml:space="preserve"> </w:t>
      </w:r>
      <w:ins w:id="707" w:author="David Devernoe" w:date="2025-03-18T16:18:00Z" w16du:dateUtc="2025-03-18T23:18:00Z">
        <w:r w:rsidR="004C32A7">
          <w:t>having</w:t>
        </w:r>
      </w:ins>
      <w:del w:id="708" w:author="David Devernoe" w:date="2025-03-18T16:18:00Z" w16du:dateUtc="2025-03-18T23:18:00Z">
        <w:r w:rsidDel="004C32A7">
          <w:delText>with</w:delText>
        </w:r>
      </w:del>
      <w:r>
        <w:t xml:space="preserve"> functional characteristics of T</w:t>
      </w:r>
      <w:r>
        <w:rPr>
          <w:vertAlign w:val="subscript"/>
        </w:rPr>
        <w:t>reg</w:t>
      </w:r>
      <w:r>
        <w:t xml:space="preserve"> (T-regulatory) cells. </w:t>
      </w:r>
      <w:ins w:id="709" w:author="David Devernoe" w:date="2025-03-18T16:19:00Z" w16du:dateUtc="2025-03-18T23:19:00Z">
        <w:r w:rsidR="004C32A7">
          <w:t xml:space="preserve">While not intending to be bound by any specific theory of operation, it is believed that </w:t>
        </w:r>
      </w:ins>
      <w:del w:id="710" w:author="David Devernoe" w:date="2025-03-18T16:19:00Z" w16du:dateUtc="2025-03-18T23:19:00Z">
        <w:r w:rsidDel="004C32A7">
          <w:delText>U</w:delText>
        </w:r>
      </w:del>
      <w:ins w:id="711" w:author="David Devernoe" w:date="2025-03-18T16:19:00Z" w16du:dateUtc="2025-03-18T23:19:00Z">
        <w:r w:rsidR="004C32A7">
          <w:t>u</w:t>
        </w:r>
      </w:ins>
      <w:r>
        <w:t xml:space="preserve">nlike the CTLA-4/PD-1 co-expressing T cells, these cells could suppress other immune cells in the tumor microenvironment. </w:t>
      </w:r>
      <w:commentRangeStart w:id="712"/>
      <w:commentRangeStart w:id="713"/>
      <w:r>
        <w:t xml:space="preserve">The presence of </w:t>
      </w:r>
      <w:commentRangeEnd w:id="712"/>
      <w:r w:rsidR="000B02B6">
        <w:rPr>
          <w:rStyle w:val="CommentReference"/>
        </w:rPr>
        <w:commentReference w:id="712"/>
      </w:r>
      <w:commentRangeEnd w:id="713"/>
      <w:r w:rsidR="00E73B96">
        <w:rPr>
          <w:rStyle w:val="CommentReference"/>
        </w:rPr>
        <w:commentReference w:id="713"/>
      </w:r>
      <w:r>
        <w:t xml:space="preserve">these cells in mild invasive (MIA) and invasive adenocarcinoma (IAC) indicates a tumor that is unlikely to respond to </w:t>
      </w:r>
      <w:r w:rsidR="00C16FE1">
        <w:t>PD-1</w:t>
      </w:r>
      <w:r>
        <w:t xml:space="preserve"> </w:t>
      </w:r>
      <w:r w:rsidR="00C16FE1">
        <w:t>therapy</w:t>
      </w:r>
      <w:r>
        <w:t xml:space="preserve"> but is likely to be sensitive to dual CTLA-4/TIGIT inhibition. The </w:t>
      </w:r>
      <w:commentRangeStart w:id="714"/>
      <w:commentRangeStart w:id="715"/>
      <w:r>
        <w:t xml:space="preserve">recent failure of TIGIT blocking antibodies </w:t>
      </w:r>
      <w:commentRangeEnd w:id="714"/>
      <w:r w:rsidR="00943DA1">
        <w:rPr>
          <w:rStyle w:val="CommentReference"/>
        </w:rPr>
        <w:commentReference w:id="714"/>
      </w:r>
      <w:commentRangeEnd w:id="715"/>
      <w:r w:rsidR="00E476EF">
        <w:rPr>
          <w:rStyle w:val="CommentReference"/>
        </w:rPr>
        <w:commentReference w:id="715"/>
      </w:r>
      <w:r>
        <w:t>as monotherapy or in combination with PD-1</w:t>
      </w:r>
      <w:ins w:id="716" w:author="AmitC" w:date="2025-03-22T00:25:00Z" w16du:dateUtc="2025-03-22T07:25:00Z">
        <w:r w:rsidR="00E476EF">
          <w:t xml:space="preserve"> (</w:t>
        </w:r>
      </w:ins>
      <w:ins w:id="717" w:author="AmitC" w:date="2025-03-22T00:25:00Z">
        <w:r w:rsidR="00E476EF" w:rsidRPr="00E476EF">
          <w:fldChar w:fldCharType="begin"/>
        </w:r>
        <w:r w:rsidR="00E476EF" w:rsidRPr="00E476EF">
          <w:instrText>HYPERLINK "https://www.merck.com/news/merck-provides-update-on-keyvibe-and-keyform-clinical-development-programs-evaluating-investigational-vibostolimab-and-favezelimab-fixed-dose-combinations-with-pembrolizumab/"</w:instrText>
        </w:r>
        <w:r w:rsidR="00E476EF" w:rsidRPr="00E476EF">
          <w:fldChar w:fldCharType="separate"/>
        </w:r>
        <w:r w:rsidR="00E476EF" w:rsidRPr="00E476EF">
          <w:rPr>
            <w:rStyle w:val="Hyperlink"/>
          </w:rPr>
          <w:t>Merck Provides Update on KeyVibe and KEYFORM Clinical Development Programs Evaluating Investigational Vibostolimab and Favezelimab Fixed-Dose Combinations with Pembrolizumab - Merck.com</w:t>
        </w:r>
      </w:ins>
      <w:ins w:id="718" w:author="AmitC" w:date="2025-03-22T00:25:00Z" w16du:dateUtc="2025-03-22T07:25:00Z">
        <w:r w:rsidR="00E476EF" w:rsidRPr="00E476EF">
          <w:fldChar w:fldCharType="end"/>
        </w:r>
        <w:r w:rsidR="00E476EF">
          <w:t>)</w:t>
        </w:r>
      </w:ins>
      <w:r>
        <w:t xml:space="preserve"> or PD-L1</w:t>
      </w:r>
      <w:ins w:id="719" w:author="AmitC" w:date="2025-03-22T00:20:00Z" w16du:dateUtc="2025-03-22T07:20:00Z">
        <w:r w:rsidR="004868A1">
          <w:t xml:space="preserve"> (</w:t>
        </w:r>
      </w:ins>
      <w:ins w:id="720" w:author="AmitC" w:date="2025-03-22T00:20:00Z">
        <w:r w:rsidR="004868A1" w:rsidRPr="004868A1">
          <w:fldChar w:fldCharType="begin"/>
        </w:r>
        <w:r w:rsidR="004868A1" w:rsidRPr="004868A1">
          <w:instrText>HYPERLINK "https://www.targetedonc.com/view/tiragolumab-atezolizumab-for-nsclc-fails-to-meet-end-points-in-skyscraper-06"</w:instrText>
        </w:r>
        <w:r w:rsidR="004868A1" w:rsidRPr="004868A1">
          <w:fldChar w:fldCharType="separate"/>
        </w:r>
        <w:r w:rsidR="004868A1" w:rsidRPr="004868A1">
          <w:rPr>
            <w:rStyle w:val="Hyperlink"/>
          </w:rPr>
          <w:t>Tiragolumab/Atezolizumab for NSCLC Fails to Meet End Points in SKYSCRAPER-06</w:t>
        </w:r>
      </w:ins>
      <w:ins w:id="721" w:author="AmitC" w:date="2025-03-22T00:20:00Z" w16du:dateUtc="2025-03-22T07:20:00Z">
        <w:r w:rsidR="004868A1" w:rsidRPr="004868A1">
          <w:fldChar w:fldCharType="end"/>
        </w:r>
        <w:r w:rsidR="004868A1">
          <w:t>)</w:t>
        </w:r>
      </w:ins>
      <w:r>
        <w:t xml:space="preserve"> blocking antibodies in multiple pivotal trials </w:t>
      </w:r>
      <w:commentRangeStart w:id="722"/>
      <w:commentRangeStart w:id="723"/>
      <w:r>
        <w:t xml:space="preserve">demonstrates </w:t>
      </w:r>
      <w:commentRangeEnd w:id="722"/>
      <w:r w:rsidR="00943DA1">
        <w:rPr>
          <w:rStyle w:val="CommentReference"/>
        </w:rPr>
        <w:commentReference w:id="722"/>
      </w:r>
      <w:commentRangeEnd w:id="723"/>
      <w:r w:rsidR="00E476EF">
        <w:rPr>
          <w:rStyle w:val="CommentReference"/>
        </w:rPr>
        <w:commentReference w:id="723"/>
      </w:r>
      <w:r>
        <w:t>th</w:t>
      </w:r>
      <w:r w:rsidR="00C16FE1">
        <w:t xml:space="preserve">at </w:t>
      </w:r>
      <w:del w:id="724" w:author="David Devernoe" w:date="2025-03-18T16:21:00Z" w16du:dateUtc="2025-03-18T23:21:00Z">
        <w:r w:rsidR="00C16FE1" w:rsidDel="00AF46FB">
          <w:delText xml:space="preserve">wrong </w:delText>
        </w:r>
      </w:del>
      <w:ins w:id="725" w:author="David Devernoe" w:date="2025-03-18T16:21:00Z" w16du:dateUtc="2025-03-18T23:21:00Z">
        <w:r w:rsidR="00AF46FB">
          <w:t xml:space="preserve">incorrect and ultimately non-therapeutic </w:t>
        </w:r>
      </w:ins>
      <w:r w:rsidR="00C16FE1">
        <w:t>combination therapies are being used for treatment</w:t>
      </w:r>
      <w:ins w:id="726" w:author="David Devernoe" w:date="2025-03-18T16:21:00Z" w16du:dateUtc="2025-03-18T23:21:00Z">
        <w:r w:rsidR="00AF46FB">
          <w:t xml:space="preserve"> of</w:t>
        </w:r>
      </w:ins>
      <w:ins w:id="727" w:author="AmitC" w:date="2025-03-21T23:57:00Z" w16du:dateUtc="2025-03-22T06:57:00Z">
        <w:r w:rsidR="00E73B96">
          <w:t xml:space="preserve"> advance lung cancer</w:t>
        </w:r>
      </w:ins>
      <w:ins w:id="728" w:author="David Devernoe" w:date="2025-03-18T16:21:00Z" w16du:dateUtc="2025-03-18T23:21:00Z">
        <w:r w:rsidR="00AF46FB">
          <w:t xml:space="preserve"> </w:t>
        </w:r>
      </w:ins>
      <w:ins w:id="729" w:author="AmitC" w:date="2025-03-21T23:57:00Z" w16du:dateUtc="2025-03-22T06:57:00Z">
        <w:r w:rsidR="00E73B96">
          <w:t>(</w:t>
        </w:r>
      </w:ins>
      <w:ins w:id="730" w:author="David Devernoe" w:date="2025-03-18T16:21:00Z" w16du:dateUtc="2025-03-18T23:21:00Z">
        <w:r w:rsidR="00AF46FB">
          <w:t>MIA and IAC</w:t>
        </w:r>
      </w:ins>
      <w:ins w:id="731" w:author="AmitC" w:date="2025-03-21T23:57:00Z" w16du:dateUtc="2025-03-22T06:57:00Z">
        <w:r w:rsidR="00E73B96">
          <w:t>)</w:t>
        </w:r>
      </w:ins>
      <w:r>
        <w:t xml:space="preserve">. </w:t>
      </w:r>
      <w:r w:rsidR="00C16FE1">
        <w:t>Our findings provide a therapeutic rationale as to why a c</w:t>
      </w:r>
      <w:r>
        <w:t>ombination of CTLA-4 and TIGIT blocking antibodies</w:t>
      </w:r>
      <w:r w:rsidR="00C16FE1">
        <w:t xml:space="preserve"> in invasive lung adenocarcinoma is likely to functionally block the more abundant suppressive T cells in the tumor microenvironment</w:t>
      </w:r>
      <w:ins w:id="732" w:author="AmitC" w:date="2025-03-21T23:57:00Z" w16du:dateUtc="2025-03-22T06:57:00Z">
        <w:r w:rsidR="00E73B96">
          <w:t xml:space="preserve"> of more advanced tumors</w:t>
        </w:r>
      </w:ins>
      <w:r w:rsidR="00C16FE1">
        <w:t>.</w:t>
      </w:r>
      <w:r>
        <w:t xml:space="preserve"> </w:t>
      </w:r>
    </w:p>
    <w:p w14:paraId="3FCF8A93" w14:textId="44F4A101" w:rsidR="00DA3BD2" w:rsidDel="004868A1" w:rsidRDefault="00C16FE1" w:rsidP="006E5C91">
      <w:pPr>
        <w:rPr>
          <w:del w:id="733" w:author="AmitC" w:date="2025-03-22T00:14:00Z" w16du:dateUtc="2025-03-22T07:14:00Z"/>
        </w:rPr>
      </w:pPr>
      <w:r>
        <w:t xml:space="preserve">To test whether this strategy should have been obvious to others, we checked the Clinical Trials database </w:t>
      </w:r>
      <w:ins w:id="734" w:author="AmitC" w:date="2025-03-21T23:58:00Z" w16du:dateUtc="2025-03-22T06:58:00Z">
        <w:r w:rsidR="00E73B96">
          <w:t xml:space="preserve">for the number of </w:t>
        </w:r>
      </w:ins>
      <w:ins w:id="735" w:author="AmitC" w:date="2025-03-22T00:08:00Z" w16du:dateUtc="2025-03-22T07:08:00Z">
        <w:r w:rsidR="00D139CE">
          <w:t xml:space="preserve">non-small cell lung cancer trials </w:t>
        </w:r>
      </w:ins>
      <w:ins w:id="736" w:author="AmitC" w:date="2025-03-22T00:09:00Z" w16du:dateUtc="2025-03-22T07:09:00Z">
        <w:r w:rsidR="00D139CE">
          <w:t>testing ipilimumab</w:t>
        </w:r>
      </w:ins>
      <w:ins w:id="737" w:author="AmitC" w:date="2025-03-22T00:15:00Z" w16du:dateUtc="2025-03-22T07:15:00Z">
        <w:r w:rsidR="004868A1">
          <w:t xml:space="preserve"> (anti-CTLA-4)</w:t>
        </w:r>
      </w:ins>
      <w:ins w:id="738" w:author="AmitC" w:date="2025-03-22T00:09:00Z" w16du:dateUtc="2025-03-22T07:09:00Z">
        <w:r w:rsidR="00D139CE">
          <w:t xml:space="preserve"> and nivolumab</w:t>
        </w:r>
      </w:ins>
      <w:ins w:id="739" w:author="AmitC" w:date="2025-03-22T00:16:00Z" w16du:dateUtc="2025-03-22T07:16:00Z">
        <w:r w:rsidR="004868A1">
          <w:t xml:space="preserve"> or pembrolizum</w:t>
        </w:r>
      </w:ins>
      <w:ins w:id="740" w:author="AmitC" w:date="2025-03-22T00:17:00Z" w16du:dateUtc="2025-03-22T07:17:00Z">
        <w:r w:rsidR="004868A1">
          <w:t>ab</w:t>
        </w:r>
      </w:ins>
      <w:ins w:id="741" w:author="AmitC" w:date="2025-03-22T00:15:00Z" w16du:dateUtc="2025-03-22T07:15:00Z">
        <w:r w:rsidR="004868A1">
          <w:t xml:space="preserve"> (anti-PD-1)</w:t>
        </w:r>
      </w:ins>
      <w:ins w:id="742" w:author="AmitC" w:date="2025-03-22T00:09:00Z" w16du:dateUtc="2025-03-22T07:09:00Z">
        <w:r w:rsidR="00D139CE">
          <w:t xml:space="preserve"> </w:t>
        </w:r>
      </w:ins>
      <w:r>
        <w:t xml:space="preserve">and found </w:t>
      </w:r>
      <w:ins w:id="743" w:author="AmitC" w:date="2025-03-22T00:17:00Z" w16du:dateUtc="2025-03-22T07:17:00Z">
        <w:r w:rsidR="004868A1">
          <w:t>86</w:t>
        </w:r>
      </w:ins>
      <w:ins w:id="744" w:author="AmitC" w:date="2025-03-22T00:11:00Z" w16du:dateUtc="2025-03-22T07:11:00Z">
        <w:r w:rsidR="004868A1">
          <w:t xml:space="preserve"> studies. There were no no</w:t>
        </w:r>
      </w:ins>
      <w:ins w:id="745" w:author="AmitC" w:date="2025-03-22T00:12:00Z" w16du:dateUtc="2025-03-22T07:12:00Z">
        <w:r w:rsidR="004868A1">
          <w:t>n-small cell lung cancer study</w:t>
        </w:r>
      </w:ins>
      <w:ins w:id="746" w:author="AmitC" w:date="2025-03-22T00:14:00Z" w16du:dateUtc="2025-03-22T07:14:00Z">
        <w:r w:rsidR="004868A1">
          <w:t xml:space="preserve"> testing ipilimumab and</w:t>
        </w:r>
      </w:ins>
      <w:ins w:id="747" w:author="AmitC" w:date="2025-03-22T00:17:00Z" w16du:dateUtc="2025-03-22T07:17:00Z">
        <w:r w:rsidR="004868A1">
          <w:t xml:space="preserve"> Tiragolumab</w:t>
        </w:r>
      </w:ins>
      <w:ins w:id="748" w:author="AmitC" w:date="2025-03-22T00:14:00Z" w16du:dateUtc="2025-03-22T07:14:00Z">
        <w:r w:rsidR="004868A1">
          <w:t xml:space="preserve"> </w:t>
        </w:r>
      </w:ins>
      <w:ins w:id="749" w:author="AmitC" w:date="2025-03-22T00:17:00Z" w16du:dateUtc="2025-03-22T07:17:00Z">
        <w:r w:rsidR="004868A1">
          <w:t>(</w:t>
        </w:r>
      </w:ins>
      <w:ins w:id="750" w:author="AmitC" w:date="2025-03-22T00:14:00Z" w16du:dateUtc="2025-03-22T07:14:00Z">
        <w:r w:rsidR="004868A1">
          <w:t>anti-TIGIT antibody</w:t>
        </w:r>
      </w:ins>
      <w:ins w:id="751" w:author="AmitC" w:date="2025-03-22T00:17:00Z" w16du:dateUtc="2025-03-22T07:17:00Z">
        <w:r w:rsidR="004868A1">
          <w:t>)</w:t>
        </w:r>
      </w:ins>
      <w:ins w:id="752" w:author="AmitC" w:date="2025-03-22T00:14:00Z" w16du:dateUtc="2025-03-22T07:14:00Z">
        <w:r w:rsidR="004868A1">
          <w:t xml:space="preserve">. </w:t>
        </w:r>
      </w:ins>
      <w:del w:id="753" w:author="AmitC" w:date="2025-03-22T00:11:00Z" w16du:dateUtc="2025-03-22T07:11:00Z">
        <w:r w:rsidDel="00D139CE">
          <w:delText xml:space="preserve">that </w:delText>
        </w:r>
        <w:r w:rsidR="00DA3BD2" w:rsidDel="00D139CE">
          <w:delText>in</w:delText>
        </w:r>
      </w:del>
      <w:del w:id="754" w:author="AmitC" w:date="2025-03-22T00:14:00Z" w16du:dateUtc="2025-03-22T07:14:00Z">
        <w:r w:rsidR="00DA3BD2" w:rsidDel="004868A1">
          <w:delText xml:space="preserve"> </w:delText>
        </w:r>
        <w:r w:rsidDel="004868A1">
          <w:delText>two</w:delText>
        </w:r>
        <w:r w:rsidR="00DA3BD2" w:rsidDel="004868A1">
          <w:delText xml:space="preserve"> out of </w:delText>
        </w:r>
        <w:commentRangeStart w:id="755"/>
        <w:r w:rsidR="00DA3BD2" w:rsidDel="004868A1">
          <w:delText>80 trials</w:delText>
        </w:r>
        <w:r w:rsidDel="004868A1">
          <w:delText xml:space="preserve"> </w:delText>
        </w:r>
        <w:commentRangeEnd w:id="755"/>
        <w:r w:rsidR="00A34B0C" w:rsidDel="004868A1">
          <w:rPr>
            <w:rStyle w:val="CommentReference"/>
          </w:rPr>
          <w:commentReference w:id="755"/>
        </w:r>
        <w:r w:rsidDel="004868A1">
          <w:delText xml:space="preserve">the combination is </w:delText>
        </w:r>
      </w:del>
      <w:ins w:id="756" w:author="David Devernoe" w:date="2025-03-18T16:23:00Z" w16du:dateUtc="2025-03-18T23:23:00Z">
        <w:del w:id="757" w:author="AmitC" w:date="2025-03-22T00:14:00Z" w16du:dateUtc="2025-03-22T07:14:00Z">
          <w:r w:rsidR="0047104C" w:rsidDel="004868A1">
            <w:delText xml:space="preserve">not </w:delText>
          </w:r>
        </w:del>
      </w:ins>
      <w:del w:id="758" w:author="AmitC" w:date="2025-03-22T00:14:00Z" w16du:dateUtc="2025-03-22T07:14:00Z">
        <w:r w:rsidDel="004868A1">
          <w:delText xml:space="preserve">being tested although in breast cancer and not in </w:delText>
        </w:r>
        <w:commentRangeStart w:id="759"/>
        <w:commentRangeStart w:id="760"/>
        <w:r w:rsidDel="004868A1">
          <w:delText>lung cancer</w:delText>
        </w:r>
        <w:r w:rsidR="00DA3BD2" w:rsidDel="004868A1">
          <w:delText xml:space="preserve">. </w:delText>
        </w:r>
        <w:commentRangeEnd w:id="759"/>
        <w:r w:rsidR="00A34B0C" w:rsidDel="004868A1">
          <w:rPr>
            <w:rStyle w:val="CommentReference"/>
          </w:rPr>
          <w:commentReference w:id="759"/>
        </w:r>
      </w:del>
      <w:commentRangeEnd w:id="760"/>
      <w:r w:rsidR="004868A1">
        <w:rPr>
          <w:rStyle w:val="CommentReference"/>
        </w:rPr>
        <w:commentReference w:id="760"/>
      </w:r>
    </w:p>
    <w:p w14:paraId="1EF2936B" w14:textId="79A375E1" w:rsidR="00532707" w:rsidRDefault="00532707">
      <w:pPr>
        <w:pPrChange w:id="761" w:author="AmitC" w:date="2025-03-22T00:14:00Z" w16du:dateUtc="2025-03-22T07:14:00Z">
          <w:pPr>
            <w:pStyle w:val="ListParagraph"/>
            <w:numPr>
              <w:numId w:val="5"/>
            </w:numPr>
            <w:ind w:hanging="360"/>
          </w:pPr>
        </w:pPrChange>
      </w:pPr>
      <w:commentRangeStart w:id="762"/>
      <w:r>
        <w:t>Claims</w:t>
      </w:r>
      <w:commentRangeEnd w:id="762"/>
      <w:r w:rsidR="00520BAE">
        <w:rPr>
          <w:rStyle w:val="CommentReference"/>
        </w:rPr>
        <w:commentReference w:id="762"/>
      </w:r>
    </w:p>
    <w:p w14:paraId="242D4814" w14:textId="3C487D2A" w:rsidR="00AD7AAF" w:rsidRDefault="0057494C" w:rsidP="00AD7AAF">
      <w:r>
        <w:t xml:space="preserve">1. </w:t>
      </w:r>
      <w:r w:rsidR="00AD7AAF">
        <w:t>A method for identifying novel drug targets and druggable target combinations using single-cell transcriptome data and a foundation model, comprising:</w:t>
      </w:r>
    </w:p>
    <w:p w14:paraId="2F0C3FFE" w14:textId="77777777" w:rsidR="00AD7AAF" w:rsidRDefault="00AD7AAF" w:rsidP="00AD7AAF">
      <w:pPr>
        <w:ind w:left="720"/>
      </w:pPr>
      <w:r>
        <w:t>a) Obtaining single-cell RNA sequencing (scRNA-seq) data from early, mid, and late-stage lung cancer samples;</w:t>
      </w:r>
    </w:p>
    <w:p w14:paraId="09CC5235" w14:textId="77777777" w:rsidR="00AD7AAF" w:rsidRDefault="00AD7AAF" w:rsidP="00AD7AAF">
      <w:pPr>
        <w:ind w:left="720"/>
      </w:pPr>
      <w:r>
        <w:t>b) Processing the scRNA-seq data to generate gene expression profiles for individual cells;</w:t>
      </w:r>
    </w:p>
    <w:p w14:paraId="5B2E0701" w14:textId="77777777" w:rsidR="00AD7AAF" w:rsidRDefault="00AD7AAF" w:rsidP="00AD7AAF">
      <w:pPr>
        <w:ind w:left="720"/>
      </w:pPr>
      <w:r>
        <w:t>c) Applying a foundation model trained on transcriptomic and biological datasets to generate gene embeddings;</w:t>
      </w:r>
    </w:p>
    <w:p w14:paraId="624BFAA4" w14:textId="62774D9E" w:rsidR="00AD7AAF" w:rsidRDefault="00AD7AAF" w:rsidP="0057494C">
      <w:pPr>
        <w:ind w:left="720"/>
      </w:pPr>
      <w:r>
        <w:t xml:space="preserve">d) Determining shifts in gene embeddings across different cancer stages to identify changes </w:t>
      </w:r>
      <w:r w:rsidR="0057494C">
        <w:t>to identify novel drug targets and druggable target combinations</w:t>
      </w:r>
      <w:r>
        <w:t>;</w:t>
      </w:r>
    </w:p>
    <w:p w14:paraId="292C1004" w14:textId="77777777" w:rsidR="003337AF" w:rsidRDefault="003337AF" w:rsidP="003337AF">
      <w:r>
        <w:t xml:space="preserve">2. </w:t>
      </w:r>
      <w:r w:rsidR="00AD7AAF">
        <w:t>The method of claim 1, further comprising using machine learning models to prioritize drug</w:t>
      </w:r>
    </w:p>
    <w:p w14:paraId="5647020D" w14:textId="74C448DC" w:rsidR="00AD7AAF" w:rsidRDefault="00AD7AAF" w:rsidP="003337AF">
      <w:r>
        <w:t xml:space="preserve">targets based on </w:t>
      </w:r>
      <w:r w:rsidR="0057494C">
        <w:t>cellular localization</w:t>
      </w:r>
      <w:r>
        <w:t xml:space="preserve">, </w:t>
      </w:r>
      <w:r w:rsidR="0057494C">
        <w:t>function in cancer</w:t>
      </w:r>
      <w:r>
        <w:t>, and known druggability.</w:t>
      </w:r>
    </w:p>
    <w:p w14:paraId="7D269C96" w14:textId="37EE7782" w:rsidR="00AD7AAF" w:rsidRDefault="003337AF" w:rsidP="00AD7AAF">
      <w:r>
        <w:t>3</w:t>
      </w:r>
      <w:r w:rsidR="0057494C">
        <w:t xml:space="preserve">. </w:t>
      </w:r>
      <w:r w:rsidR="00AD7AAF">
        <w:t>A method for drug repurposing in lung cancer treatment using gene embeddings, comprising:</w:t>
      </w:r>
    </w:p>
    <w:p w14:paraId="462F2DC6" w14:textId="77777777" w:rsidR="0057494C" w:rsidRDefault="00AD7AAF" w:rsidP="0057494C">
      <w:pPr>
        <w:ind w:left="720"/>
      </w:pPr>
      <w:r>
        <w:t>a) Extracting gene embeddings from a foundation model using single-cell transcriptome data of lung cancer samples;</w:t>
      </w:r>
    </w:p>
    <w:p w14:paraId="66CBD7A1" w14:textId="77777777" w:rsidR="0057494C" w:rsidRDefault="00AD7AAF" w:rsidP="0057494C">
      <w:pPr>
        <w:ind w:left="720"/>
      </w:pPr>
      <w:r>
        <w:t>b) Comparing the gene embeddings of known drug targets across different cancer stages to identify shifts indicating potential therapeutic efficacy;</w:t>
      </w:r>
    </w:p>
    <w:p w14:paraId="03A370C0" w14:textId="5A3CBA81" w:rsidR="00AD7AAF" w:rsidRDefault="00AD7AAF" w:rsidP="0057494C">
      <w:pPr>
        <w:ind w:left="720"/>
      </w:pPr>
      <w:r>
        <w:lastRenderedPageBreak/>
        <w:t>d) Validating the repurposed drugs through in silico or in vitro methods.</w:t>
      </w:r>
    </w:p>
    <w:p w14:paraId="348FD9B8" w14:textId="77777777" w:rsidR="00AD7AAF" w:rsidRDefault="00AD7AAF" w:rsidP="0057494C">
      <w:pPr>
        <w:ind w:left="720"/>
      </w:pPr>
      <w:r>
        <w:t>The method of claim 3, wherein the repurposed drugs are further filtered based on patient-specific transcriptomic profiles to create personalized treatment recommendations.</w:t>
      </w:r>
    </w:p>
    <w:p w14:paraId="6C8F3D04" w14:textId="4FC7FA7F" w:rsidR="0096557C" w:rsidRDefault="0096557C" w:rsidP="0096557C">
      <w:r>
        <w:t xml:space="preserve">4. </w:t>
      </w:r>
      <w:r w:rsidRPr="0096557C">
        <w:t>The method of claim 3, wherein the repurposed drugs are further filtered based on patient-specific transcriptomic profiles to create personalized treatment recommendations.</w:t>
      </w:r>
    </w:p>
    <w:p w14:paraId="578ECD8C" w14:textId="56DF586F" w:rsidR="00AD7AAF" w:rsidRDefault="004D6862" w:rsidP="00AD7AAF">
      <w:r>
        <w:t>5</w:t>
      </w:r>
      <w:r w:rsidR="0057494C">
        <w:t xml:space="preserve">. </w:t>
      </w:r>
      <w:r w:rsidR="00AD7AAF">
        <w:t>A method for personalized medicine in lung cancer patients based on single-cell transcriptomic data, comprising:</w:t>
      </w:r>
    </w:p>
    <w:p w14:paraId="1C705CC3" w14:textId="77777777" w:rsidR="00AD7AAF" w:rsidRDefault="00AD7AAF" w:rsidP="0057494C">
      <w:pPr>
        <w:ind w:firstLine="720"/>
      </w:pPr>
      <w:r>
        <w:t>a) Collecting single-cell RNA sequencing data from a patient’s tumor sample;</w:t>
      </w:r>
    </w:p>
    <w:p w14:paraId="1DA363B5" w14:textId="77777777" w:rsidR="00AD7AAF" w:rsidRDefault="00AD7AAF" w:rsidP="0057494C">
      <w:pPr>
        <w:ind w:firstLine="720"/>
      </w:pPr>
      <w:r>
        <w:t>b) Processing the data to obtain a patient-specific gene expression profile;</w:t>
      </w:r>
    </w:p>
    <w:p w14:paraId="2034D971" w14:textId="7C4B5B36" w:rsidR="00AD7AAF" w:rsidRDefault="00AD7AAF" w:rsidP="0057494C">
      <w:pPr>
        <w:ind w:left="720"/>
      </w:pPr>
      <w:r>
        <w:t xml:space="preserve">c) Utilizing a foundation model to generate gene embeddings and detect </w:t>
      </w:r>
      <w:r w:rsidR="0057494C">
        <w:t>embedding</w:t>
      </w:r>
      <w:r>
        <w:t xml:space="preserve"> shifts unique to the patient;</w:t>
      </w:r>
    </w:p>
    <w:p w14:paraId="268690DB" w14:textId="77777777" w:rsidR="00AD7AAF" w:rsidRDefault="00AD7AAF" w:rsidP="0057494C">
      <w:pPr>
        <w:ind w:left="720"/>
      </w:pPr>
      <w:r>
        <w:t>d) Comparing the patient's gene embeddings with druggable gene targets to identify tailored therapeutic interventions;</w:t>
      </w:r>
    </w:p>
    <w:p w14:paraId="6D14F20D" w14:textId="5ACF8992" w:rsidR="003E52C1" w:rsidRDefault="00AD7AAF" w:rsidP="003337AF">
      <w:pPr>
        <w:ind w:left="720"/>
      </w:pPr>
      <w:r>
        <w:t>e) Generating a personalized treatment plan based on the identified drug targets, druggable combinations, or repurposed drugs</w:t>
      </w:r>
      <w:r w:rsidR="003337AF">
        <w:t>.</w:t>
      </w:r>
    </w:p>
    <w:p w14:paraId="0134F34E" w14:textId="422B87F3" w:rsidR="004D6862" w:rsidRDefault="004D6862" w:rsidP="004D6862">
      <w:r>
        <w:t xml:space="preserve">6. </w:t>
      </w:r>
      <w:r w:rsidRPr="004D6862">
        <w:t>The method of claim 5, further comprising dynamically updating the personalized treatment plan based on longitudinal transcriptomic data to adapt to disease progression or treatment response.</w:t>
      </w:r>
    </w:p>
    <w:p w14:paraId="7F6FD347" w14:textId="77777777" w:rsidR="00F473D0" w:rsidRPr="00F473D0" w:rsidRDefault="00F473D0" w:rsidP="00F473D0">
      <w:pPr>
        <w:rPr>
          <w:b/>
          <w:bCs/>
        </w:rPr>
      </w:pPr>
    </w:p>
    <w:sectPr w:rsidR="00F473D0" w:rsidRPr="00F473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avid Devernoe" w:date="2025-03-18T14:27:00Z" w:initials="DD">
    <w:p w14:paraId="32A43ECB" w14:textId="77777777" w:rsidR="000107B8" w:rsidRDefault="000107B8" w:rsidP="000107B8">
      <w:pPr>
        <w:pStyle w:val="CommentText"/>
      </w:pPr>
      <w:r>
        <w:rPr>
          <w:rStyle w:val="CommentReference"/>
        </w:rPr>
        <w:annotationRef/>
      </w:r>
      <w:r>
        <w:t>It is best to keep the background as generic as possible to highlight the problem without providing a roadmap to the current invention. So, I moved these paragraphs to the detailed description.</w:t>
      </w:r>
    </w:p>
  </w:comment>
  <w:comment w:id="13" w:author="David Devernoe" w:date="2025-03-18T14:30:00Z" w:initials="DD">
    <w:p w14:paraId="4CD1CEB2" w14:textId="77777777" w:rsidR="00AB1971" w:rsidRDefault="00AB1971" w:rsidP="00AB1971">
      <w:pPr>
        <w:pStyle w:val="CommentText"/>
      </w:pPr>
      <w:r>
        <w:rPr>
          <w:rStyle w:val="CommentReference"/>
        </w:rPr>
        <w:annotationRef/>
      </w:r>
      <w:r>
        <w:t>You want to avoid implying that the invention is not complete.</w:t>
      </w:r>
    </w:p>
  </w:comment>
  <w:comment w:id="27" w:author="David Devernoe" w:date="2025-03-18T14:31:00Z" w:initials="DD">
    <w:p w14:paraId="6E4DFC2B" w14:textId="77777777" w:rsidR="00617F28" w:rsidRDefault="00617F28" w:rsidP="00617F28">
      <w:pPr>
        <w:pStyle w:val="CommentText"/>
      </w:pPr>
      <w:r>
        <w:rPr>
          <w:rStyle w:val="CommentReference"/>
        </w:rPr>
        <w:annotationRef/>
      </w:r>
      <w:r>
        <w:t>Which model?</w:t>
      </w:r>
    </w:p>
  </w:comment>
  <w:comment w:id="86" w:author="David Devernoe" w:date="2025-03-18T14:38:00Z" w:initials="DD">
    <w:p w14:paraId="4A26EF88" w14:textId="77777777" w:rsidR="00D12C51" w:rsidRDefault="00D12C51" w:rsidP="00D12C51">
      <w:pPr>
        <w:pStyle w:val="CommentText"/>
      </w:pPr>
      <w:r>
        <w:rPr>
          <w:rStyle w:val="CommentReference"/>
        </w:rPr>
        <w:annotationRef/>
      </w:r>
      <w:r>
        <w:t>Tables should be included in the disclosure rather than in the Figures. If you want to keep these tables in the Figures, then they should be re-named to be Figures rather than Tables.</w:t>
      </w:r>
    </w:p>
  </w:comment>
  <w:comment w:id="163" w:author="David Devernoe" w:date="2025-03-18T14:47:00Z" w:initials="DD">
    <w:p w14:paraId="1F2E4057" w14:textId="77777777" w:rsidR="003D2A6D" w:rsidRDefault="003D2A6D" w:rsidP="003D2A6D">
      <w:pPr>
        <w:pStyle w:val="CommentText"/>
      </w:pPr>
      <w:r>
        <w:rPr>
          <w:rStyle w:val="CommentReference"/>
        </w:rPr>
        <w:annotationRef/>
      </w:r>
      <w:r>
        <w:t>Is this a general statement of fact or specifically how you do it?</w:t>
      </w:r>
    </w:p>
  </w:comment>
  <w:comment w:id="164" w:author="Gaurang Gupta" w:date="2025-03-21T16:06:00Z" w:initials="GG">
    <w:p w14:paraId="41276EBD" w14:textId="02EEFCAB" w:rsidR="00A8494B" w:rsidRDefault="00000000">
      <w:pPr>
        <w:pStyle w:val="CommentText"/>
      </w:pPr>
      <w:r>
        <w:rPr>
          <w:rStyle w:val="CommentReference"/>
        </w:rPr>
        <w:annotationRef/>
      </w:r>
      <w:r w:rsidRPr="202F6A67">
        <w:t>General statement of fact</w:t>
      </w:r>
    </w:p>
  </w:comment>
  <w:comment w:id="177" w:author="David Devernoe" w:date="2025-03-18T14:51:00Z" w:initials="DD">
    <w:p w14:paraId="1163C71E" w14:textId="77777777" w:rsidR="006052C3" w:rsidRDefault="006052C3" w:rsidP="006052C3">
      <w:pPr>
        <w:pStyle w:val="CommentText"/>
      </w:pPr>
      <w:r>
        <w:rPr>
          <w:rStyle w:val="CommentReference"/>
        </w:rPr>
        <w:annotationRef/>
      </w:r>
      <w:r>
        <w:t>Can you further describe this and provide some examples?</w:t>
      </w:r>
    </w:p>
  </w:comment>
  <w:comment w:id="178" w:author="Gaurang Gupta" w:date="2025-03-21T16:07:00Z" w:initials="GG">
    <w:p w14:paraId="65AA1E94" w14:textId="58811B8C" w:rsidR="00A8494B" w:rsidRDefault="00000000">
      <w:pPr>
        <w:pStyle w:val="CommentText"/>
      </w:pPr>
      <w:r>
        <w:rPr>
          <w:rStyle w:val="CommentReference"/>
        </w:rPr>
        <w:annotationRef/>
      </w:r>
      <w:r w:rsidRPr="67100E0D">
        <w:t>I have added the description</w:t>
      </w:r>
    </w:p>
  </w:comment>
  <w:comment w:id="181" w:author="David Devernoe" w:date="2025-03-18T14:51:00Z" w:initials="DD">
    <w:p w14:paraId="1FA0BAC2" w14:textId="77777777" w:rsidR="006052C3" w:rsidRDefault="006052C3" w:rsidP="006052C3">
      <w:pPr>
        <w:pStyle w:val="CommentText"/>
      </w:pPr>
      <w:r>
        <w:rPr>
          <w:rStyle w:val="CommentReference"/>
        </w:rPr>
        <w:annotationRef/>
      </w:r>
      <w:r>
        <w:t>Can you further describe this and provide some examples?</w:t>
      </w:r>
    </w:p>
  </w:comment>
  <w:comment w:id="182" w:author="Gaurang Gupta" w:date="2025-03-21T16:08:00Z" w:initials="GG">
    <w:p w14:paraId="4AA4B682" w14:textId="6A929F81" w:rsidR="00A8494B" w:rsidRDefault="00000000">
      <w:pPr>
        <w:pStyle w:val="CommentText"/>
      </w:pPr>
      <w:r>
        <w:rPr>
          <w:rStyle w:val="CommentReference"/>
        </w:rPr>
        <w:annotationRef/>
      </w:r>
      <w:r w:rsidRPr="176E47DE">
        <w:t>I have added the description</w:t>
      </w:r>
    </w:p>
  </w:comment>
  <w:comment w:id="194" w:author="David Devernoe" w:date="2025-03-18T14:58:00Z" w:initials="DD">
    <w:p w14:paraId="28A05A6B" w14:textId="77777777" w:rsidR="004F78FB" w:rsidRDefault="004F78FB" w:rsidP="004F78FB">
      <w:pPr>
        <w:pStyle w:val="CommentText"/>
      </w:pPr>
      <w:r>
        <w:rPr>
          <w:rStyle w:val="CommentReference"/>
        </w:rPr>
        <w:annotationRef/>
      </w:r>
      <w:r>
        <w:t>Can you re-phrase and unpack this? Is this what is described in the following 3 paragraphs?</w:t>
      </w:r>
    </w:p>
  </w:comment>
  <w:comment w:id="195" w:author="Gaurang Gupta" w:date="2025-03-21T10:58:00Z" w:initials="GG">
    <w:p w14:paraId="6BCC86EB" w14:textId="2612340F" w:rsidR="00A8494B" w:rsidRDefault="00000000">
      <w:pPr>
        <w:pStyle w:val="CommentText"/>
      </w:pPr>
      <w:r>
        <w:rPr>
          <w:rStyle w:val="CommentReference"/>
        </w:rPr>
        <w:annotationRef/>
      </w:r>
      <w:r w:rsidRPr="2B6E2C7C">
        <w:t>Rephrased the para</w:t>
      </w:r>
    </w:p>
  </w:comment>
  <w:comment w:id="202" w:author="David Devernoe" w:date="2025-03-18T15:29:00Z" w:initials="DD">
    <w:p w14:paraId="5A2B398C" w14:textId="77777777" w:rsidR="00410A8C" w:rsidRDefault="00410A8C" w:rsidP="00410A8C">
      <w:pPr>
        <w:pStyle w:val="CommentText"/>
      </w:pPr>
      <w:r>
        <w:rPr>
          <w:rStyle w:val="CommentReference"/>
        </w:rPr>
        <w:annotationRef/>
      </w:r>
      <w:r>
        <w:t>I think this concept needs further explanation in view of its importance to the invention. Providing an exemplary manner of calculating one or more embeddings would also be helpful.</w:t>
      </w:r>
    </w:p>
  </w:comment>
  <w:comment w:id="203" w:author="Gaurang Gupta" w:date="2025-03-21T16:09:00Z" w:initials="GG">
    <w:p w14:paraId="087AB9D5" w14:textId="10561EF6" w:rsidR="00A8494B" w:rsidRDefault="00000000">
      <w:pPr>
        <w:pStyle w:val="CommentText"/>
      </w:pPr>
      <w:r>
        <w:rPr>
          <w:rStyle w:val="CommentReference"/>
        </w:rPr>
        <w:annotationRef/>
      </w:r>
      <w:r w:rsidRPr="687071F2">
        <w:t>Provided brief description of embeddings</w:t>
      </w:r>
    </w:p>
  </w:comment>
  <w:comment w:id="226" w:author="David Devernoe" w:date="2025-03-18T15:03:00Z" w:initials="DD">
    <w:p w14:paraId="7F8D4595" w14:textId="658FB89E" w:rsidR="00192F22" w:rsidRDefault="00192F22" w:rsidP="00192F22">
      <w:pPr>
        <w:pStyle w:val="CommentText"/>
      </w:pPr>
      <w:r>
        <w:rPr>
          <w:rStyle w:val="CommentReference"/>
        </w:rPr>
        <w:annotationRef/>
      </w:r>
      <w:r>
        <w:t>Can you further describe this and provide some examples?</w:t>
      </w:r>
    </w:p>
  </w:comment>
  <w:comment w:id="227" w:author="Gaurang Gupta" w:date="2025-03-21T11:00:00Z" w:initials="GG">
    <w:p w14:paraId="1418435D" w14:textId="411F5E3C" w:rsidR="00A8494B" w:rsidRDefault="00000000">
      <w:pPr>
        <w:pStyle w:val="CommentText"/>
      </w:pPr>
      <w:r>
        <w:rPr>
          <w:rStyle w:val="CommentReference"/>
        </w:rPr>
        <w:annotationRef/>
      </w:r>
      <w:r w:rsidRPr="1F15680E">
        <w:t>Described it further</w:t>
      </w:r>
    </w:p>
  </w:comment>
  <w:comment w:id="230" w:author="David Devernoe" w:date="2025-03-18T15:04:00Z" w:initials="DD">
    <w:p w14:paraId="52C9E0EC" w14:textId="77777777" w:rsidR="00192F22" w:rsidRDefault="00192F22" w:rsidP="00192F22">
      <w:pPr>
        <w:pStyle w:val="CommentText"/>
      </w:pPr>
      <w:r>
        <w:rPr>
          <w:rStyle w:val="CommentReference"/>
        </w:rPr>
        <w:annotationRef/>
      </w:r>
      <w:r>
        <w:t>Is this what is in FIGS. 5B, 6B, 7B, 8B and 9B?</w:t>
      </w:r>
    </w:p>
  </w:comment>
  <w:comment w:id="231" w:author="Gaurang Gupta" w:date="2025-03-21T11:01:00Z" w:initials="GG">
    <w:p w14:paraId="2467897B" w14:textId="794817D9" w:rsidR="00A8494B" w:rsidRDefault="00000000">
      <w:pPr>
        <w:pStyle w:val="CommentText"/>
      </w:pPr>
      <w:r>
        <w:rPr>
          <w:rStyle w:val="CommentReference"/>
        </w:rPr>
        <w:annotationRef/>
      </w:r>
      <w:r w:rsidRPr="53651D5C">
        <w:t>Yes</w:t>
      </w:r>
    </w:p>
  </w:comment>
  <w:comment w:id="233" w:author="David Devernoe" w:date="2025-03-18T15:06:00Z" w:initials="DD">
    <w:p w14:paraId="20468E11" w14:textId="77777777" w:rsidR="004D142D" w:rsidRDefault="004D142D" w:rsidP="004D142D">
      <w:pPr>
        <w:pStyle w:val="CommentText"/>
      </w:pPr>
      <w:r>
        <w:rPr>
          <w:rStyle w:val="CommentReference"/>
        </w:rPr>
        <w:annotationRef/>
      </w:r>
      <w:r>
        <w:t xml:space="preserve">We will want to describe what is involved in each step of FIG. 2 (including the input and output of each), including any related algorithms (or algorithm categories). </w:t>
      </w:r>
    </w:p>
  </w:comment>
  <w:comment w:id="234" w:author="Gaurang Gupta" w:date="2025-03-21T16:09:00Z" w:initials="GG">
    <w:p w14:paraId="37C13A58" w14:textId="67BBB4C9" w:rsidR="00A8494B" w:rsidRDefault="00000000">
      <w:pPr>
        <w:pStyle w:val="CommentText"/>
      </w:pPr>
      <w:r>
        <w:rPr>
          <w:rStyle w:val="CommentReference"/>
        </w:rPr>
        <w:annotationRef/>
      </w:r>
      <w:r w:rsidRPr="23183BE5">
        <w:t>I hope section 5c clears this</w:t>
      </w:r>
    </w:p>
  </w:comment>
  <w:comment w:id="238" w:author="David Devernoe" w:date="2025-03-18T15:18:00Z" w:initials="DD">
    <w:p w14:paraId="239FDA3D" w14:textId="77777777" w:rsidR="00EE521E" w:rsidRDefault="00EE521E" w:rsidP="00EE521E">
      <w:pPr>
        <w:pStyle w:val="CommentText"/>
      </w:pPr>
      <w:r>
        <w:rPr>
          <w:rStyle w:val="CommentReference"/>
        </w:rPr>
        <w:annotationRef/>
      </w:r>
      <w:r>
        <w:t>This paragraph lists 4 approaches and it is not clear in the specification where these approaches were used and how they were employed, using specific algorithms and data to provide actionable outcomes.</w:t>
      </w:r>
    </w:p>
  </w:comment>
  <w:comment w:id="239" w:author="Gaurang Gupta" w:date="2025-03-21T16:10:00Z" w:initials="GG">
    <w:p w14:paraId="7F6DB057" w14:textId="771832EC" w:rsidR="00A8494B" w:rsidRDefault="00000000">
      <w:pPr>
        <w:pStyle w:val="CommentText"/>
      </w:pPr>
      <w:r>
        <w:rPr>
          <w:rStyle w:val="CommentReference"/>
        </w:rPr>
        <w:annotationRef/>
      </w:r>
      <w:r w:rsidRPr="6FA5A91F">
        <w:t>Mentioned specific sections to refer</w:t>
      </w:r>
    </w:p>
  </w:comment>
  <w:comment w:id="264" w:author="David Devernoe" w:date="2025-03-18T15:07:00Z" w:initials="DD">
    <w:p w14:paraId="77E2B024" w14:textId="2EF8BEED" w:rsidR="00FC2C8A" w:rsidRDefault="00FC2C8A" w:rsidP="00FC2C8A">
      <w:pPr>
        <w:pStyle w:val="CommentText"/>
      </w:pPr>
      <w:r>
        <w:rPr>
          <w:rStyle w:val="CommentReference"/>
        </w:rPr>
        <w:annotationRef/>
      </w:r>
      <w:r>
        <w:t xml:space="preserve">We will want to describe what is involved in each step of FIG. 4 (including the input and output of each), including any related algorithms (or algorithm categories). </w:t>
      </w:r>
    </w:p>
  </w:comment>
  <w:comment w:id="265" w:author="Gaurang Gupta" w:date="2025-03-21T11:17:00Z" w:initials="GG">
    <w:p w14:paraId="0E3EA101" w14:textId="14C629F3" w:rsidR="00A8494B" w:rsidRDefault="00000000">
      <w:pPr>
        <w:pStyle w:val="CommentText"/>
      </w:pPr>
      <w:r>
        <w:rPr>
          <w:rStyle w:val="CommentReference"/>
        </w:rPr>
        <w:annotationRef/>
      </w:r>
      <w:r w:rsidRPr="765D27E5">
        <w:t>Mentioned specific sections to refer</w:t>
      </w:r>
    </w:p>
  </w:comment>
  <w:comment w:id="280" w:author="David Devernoe" w:date="2025-03-18T15:09:00Z" w:initials="DD">
    <w:p w14:paraId="7EC2DDDD" w14:textId="77777777" w:rsidR="007D163E" w:rsidRDefault="007D163E" w:rsidP="007D163E">
      <w:pPr>
        <w:pStyle w:val="CommentText"/>
      </w:pPr>
      <w:r>
        <w:rPr>
          <w:rStyle w:val="CommentReference"/>
        </w:rPr>
        <w:annotationRef/>
      </w:r>
      <w:r>
        <w:t>We will want to unpack this to explain what you did and how, including describing the embeddings and how they are considered to be “shifted”</w:t>
      </w:r>
    </w:p>
  </w:comment>
  <w:comment w:id="281" w:author="Gaurang Gupta" w:date="2025-03-21T11:16:00Z" w:initials="GG">
    <w:p w14:paraId="6C9FF7DB" w14:textId="26A4EF02" w:rsidR="00A8494B" w:rsidRDefault="00000000">
      <w:pPr>
        <w:pStyle w:val="CommentText"/>
      </w:pPr>
      <w:r>
        <w:rPr>
          <w:rStyle w:val="CommentReference"/>
        </w:rPr>
        <w:annotationRef/>
      </w:r>
      <w:r w:rsidRPr="7B9A5EC3">
        <w:t>I hope section 5c clears this</w:t>
      </w:r>
    </w:p>
  </w:comment>
  <w:comment w:id="286" w:author="David Devernoe" w:date="2025-03-18T15:10:00Z" w:initials="DD">
    <w:p w14:paraId="01DB42E9" w14:textId="77777777" w:rsidR="009156F3" w:rsidRDefault="009156F3" w:rsidP="009156F3">
      <w:pPr>
        <w:pStyle w:val="CommentText"/>
      </w:pPr>
      <w:r>
        <w:rPr>
          <w:rStyle w:val="CommentReference"/>
        </w:rPr>
        <w:annotationRef/>
      </w:r>
      <w:r>
        <w:t>Does FIG. 4 apply to this? Can you describe the “created network”?</w:t>
      </w:r>
    </w:p>
  </w:comment>
  <w:comment w:id="287" w:author="Gaurang Gupta" w:date="2025-03-21T11:23:00Z" w:initials="GG">
    <w:p w14:paraId="3C2EA512" w14:textId="46655932" w:rsidR="00A8494B" w:rsidRDefault="00000000">
      <w:pPr>
        <w:pStyle w:val="CommentText"/>
      </w:pPr>
      <w:r>
        <w:rPr>
          <w:rStyle w:val="CommentReference"/>
        </w:rPr>
        <w:annotationRef/>
      </w:r>
      <w:r w:rsidRPr="060559C6">
        <w:t>I hope section 5c clears this</w:t>
      </w:r>
    </w:p>
  </w:comment>
  <w:comment w:id="297" w:author="David Devernoe" w:date="2025-03-18T15:12:00Z" w:initials="DD">
    <w:p w14:paraId="2A8D5CE2" w14:textId="77777777" w:rsidR="006B1B33" w:rsidRDefault="006B1B33" w:rsidP="006B1B33">
      <w:pPr>
        <w:pStyle w:val="CommentText"/>
      </w:pPr>
      <w:r>
        <w:rPr>
          <w:rStyle w:val="CommentReference"/>
        </w:rPr>
        <w:annotationRef/>
      </w:r>
      <w:r>
        <w:t>We will want to unpack this to explain what you did and how, including describing the “built relationships” and what embeddings were used and how.</w:t>
      </w:r>
    </w:p>
  </w:comment>
  <w:comment w:id="298" w:author="Gaurang Gupta" w:date="2025-03-21T16:12:00Z" w:initials="GG">
    <w:p w14:paraId="53B61A54" w14:textId="1D5E657C" w:rsidR="00A8494B" w:rsidRDefault="00000000">
      <w:pPr>
        <w:pStyle w:val="CommentText"/>
      </w:pPr>
      <w:r>
        <w:rPr>
          <w:rStyle w:val="CommentReference"/>
        </w:rPr>
        <w:annotationRef/>
      </w:r>
      <w:r w:rsidRPr="5F39B00C">
        <w:t>I hope section 5c clears this</w:t>
      </w:r>
    </w:p>
  </w:comment>
  <w:comment w:id="311" w:author="David Devernoe" w:date="2025-03-18T15:14:00Z" w:initials="DD">
    <w:p w14:paraId="72223B05" w14:textId="77777777" w:rsidR="005719A1" w:rsidRDefault="005719A1" w:rsidP="005719A1">
      <w:pPr>
        <w:pStyle w:val="CommentText"/>
      </w:pPr>
      <w:r>
        <w:rPr>
          <w:rStyle w:val="CommentReference"/>
        </w:rPr>
        <w:annotationRef/>
      </w:r>
      <w:r>
        <w:t>Same issue as the prior point. Also describe how these are immediately actionable and how they are or can be acted on.</w:t>
      </w:r>
    </w:p>
  </w:comment>
  <w:comment w:id="312" w:author="Gaurang Gupta" w:date="2025-03-21T16:12:00Z" w:initials="GG">
    <w:p w14:paraId="06A7AD70" w14:textId="20C2B7FB" w:rsidR="00A8494B" w:rsidRDefault="00000000">
      <w:pPr>
        <w:pStyle w:val="CommentText"/>
      </w:pPr>
      <w:r>
        <w:rPr>
          <w:rStyle w:val="CommentReference"/>
        </w:rPr>
        <w:annotationRef/>
      </w:r>
      <w:r w:rsidRPr="5C83C509">
        <w:t>I hope section 5c clears this</w:t>
      </w:r>
    </w:p>
  </w:comment>
  <w:comment w:id="319" w:author="David Devernoe" w:date="2025-03-18T15:16:00Z" w:initials="DD">
    <w:p w14:paraId="7DF05147" w14:textId="77777777" w:rsidR="00B72657" w:rsidRDefault="00B72657" w:rsidP="00B72657">
      <w:pPr>
        <w:pStyle w:val="CommentText"/>
      </w:pPr>
      <w:r>
        <w:rPr>
          <w:rStyle w:val="CommentReference"/>
        </w:rPr>
        <w:annotationRef/>
      </w:r>
      <w:r>
        <w:t>We will want to unpack this to explain what you did and how, including describing the biological insights and novel therapeutic strategies that were obtained.</w:t>
      </w:r>
    </w:p>
  </w:comment>
  <w:comment w:id="327" w:author="David Devernoe" w:date="2025-03-18T15:14:00Z" w:initials="DD">
    <w:p w14:paraId="04EB9254" w14:textId="272DB7FB" w:rsidR="002D7722" w:rsidRDefault="002D7722" w:rsidP="002D7722">
      <w:pPr>
        <w:pStyle w:val="CommentText"/>
      </w:pPr>
      <w:r>
        <w:rPr>
          <w:rStyle w:val="CommentReference"/>
        </w:rPr>
        <w:annotationRef/>
      </w:r>
      <w:r>
        <w:t>Does FIG. 7 apply to this? It seems that you might be referring to something else.</w:t>
      </w:r>
    </w:p>
  </w:comment>
  <w:comment w:id="328" w:author="Gaurang Gupta" w:date="2025-03-21T16:13:00Z" w:initials="GG">
    <w:p w14:paraId="33E80069" w14:textId="293F839E" w:rsidR="00A8494B" w:rsidRDefault="00000000">
      <w:pPr>
        <w:pStyle w:val="CommentText"/>
      </w:pPr>
      <w:r>
        <w:rPr>
          <w:rStyle w:val="CommentReference"/>
        </w:rPr>
        <w:annotationRef/>
      </w:r>
      <w:r w:rsidRPr="35698DD8">
        <w:t>It is Figure 10</w:t>
      </w:r>
    </w:p>
  </w:comment>
  <w:comment w:id="377" w:author="David Devernoe" w:date="2025-03-18T15:25:00Z" w:initials="DD">
    <w:p w14:paraId="401BB45C" w14:textId="77777777" w:rsidR="007B38D3" w:rsidRDefault="007B38D3" w:rsidP="007B38D3">
      <w:pPr>
        <w:pStyle w:val="CommentText"/>
      </w:pPr>
      <w:r>
        <w:rPr>
          <w:rStyle w:val="CommentReference"/>
        </w:rPr>
        <w:annotationRef/>
      </w:r>
      <w:r>
        <w:t>Generally the USPTO requires black and white images, so think about whether there is a way to represent this in a black and white image.</w:t>
      </w:r>
    </w:p>
  </w:comment>
  <w:comment w:id="380" w:author="David Devernoe" w:date="2025-03-18T15:36:00Z" w:initials="DD">
    <w:p w14:paraId="1CD071BA" w14:textId="77777777" w:rsidR="00864AD4" w:rsidRDefault="00864AD4" w:rsidP="00864AD4">
      <w:pPr>
        <w:pStyle w:val="CommentText"/>
      </w:pPr>
      <w:r>
        <w:rPr>
          <w:rStyle w:val="CommentReference"/>
        </w:rPr>
        <w:annotationRef/>
      </w:r>
      <w:r>
        <w:t>It is unclear to me how this was built to highlight the genes in the circle since there seem to be other, stronger relationships (deeper blue) that are not included in the circle. Perhaps it would be obvious to someone skilled in the art, but it would not stick out to an examiner. So, further explanation of how this is generated would be greatly helpful.</w:t>
      </w:r>
    </w:p>
  </w:comment>
  <w:comment w:id="381" w:author="Gaurang Gupta" w:date="2025-03-21T16:13:00Z" w:initials="GG">
    <w:p w14:paraId="5C376EE1" w14:textId="7AA1F4C3" w:rsidR="00A8494B" w:rsidRDefault="00000000">
      <w:pPr>
        <w:pStyle w:val="CommentText"/>
      </w:pPr>
      <w:r>
        <w:rPr>
          <w:rStyle w:val="CommentReference"/>
        </w:rPr>
        <w:annotationRef/>
      </w:r>
      <w:r w:rsidRPr="1F5F73F0">
        <w:t>Section 5c</w:t>
      </w:r>
    </w:p>
  </w:comment>
  <w:comment w:id="387" w:author="David Devernoe" w:date="2025-03-18T15:38:00Z" w:initials="DD">
    <w:p w14:paraId="48EEA838" w14:textId="77777777" w:rsidR="00EF5BF4" w:rsidRDefault="00EF5BF4" w:rsidP="00EF5BF4">
      <w:pPr>
        <w:pStyle w:val="CommentText"/>
      </w:pPr>
      <w:r>
        <w:rPr>
          <w:rStyle w:val="CommentReference"/>
        </w:rPr>
        <w:annotationRef/>
      </w:r>
      <w:r>
        <w:t>Are these data in this disclosure? If not, we should include that as well.</w:t>
      </w:r>
    </w:p>
  </w:comment>
  <w:comment w:id="388" w:author="Gaurang Gupta" w:date="2025-03-21T11:32:00Z" w:initials="GG">
    <w:p w14:paraId="78FA71A9" w14:textId="76B3B57B" w:rsidR="00A8494B" w:rsidRDefault="00000000">
      <w:pPr>
        <w:pStyle w:val="CommentText"/>
      </w:pPr>
      <w:r>
        <w:rPr>
          <w:rStyle w:val="CommentReference"/>
        </w:rPr>
        <w:annotationRef/>
      </w:r>
      <w:r w:rsidRPr="69189419">
        <w:t>It's there, Fig. 6B and 7B</w:t>
      </w:r>
    </w:p>
  </w:comment>
  <w:comment w:id="389" w:author="David Devernoe" w:date="2025-03-18T15:39:00Z" w:initials="DD">
    <w:p w14:paraId="0D33F00D" w14:textId="77777777" w:rsidR="002A5F16" w:rsidRDefault="002A5F16" w:rsidP="002A5F16">
      <w:pPr>
        <w:pStyle w:val="CommentText"/>
      </w:pPr>
      <w:r>
        <w:rPr>
          <w:rStyle w:val="CommentReference"/>
        </w:rPr>
        <w:annotationRef/>
      </w:r>
      <w:r>
        <w:t>Same question</w:t>
      </w:r>
    </w:p>
  </w:comment>
  <w:comment w:id="390" w:author="Gaurang Gupta" w:date="2025-03-21T16:14:00Z" w:initials="GG">
    <w:p w14:paraId="4B307A1A" w14:textId="50990996" w:rsidR="00A8494B" w:rsidRDefault="00000000">
      <w:pPr>
        <w:pStyle w:val="CommentText"/>
      </w:pPr>
      <w:r>
        <w:rPr>
          <w:rStyle w:val="CommentReference"/>
        </w:rPr>
        <w:annotationRef/>
      </w:r>
      <w:r w:rsidRPr="1905EEC8">
        <w:t>It's there, Fig. 7B</w:t>
      </w:r>
    </w:p>
  </w:comment>
  <w:comment w:id="391" w:author="David Devernoe" w:date="2025-03-18T15:42:00Z" w:initials="DD">
    <w:p w14:paraId="1692D478" w14:textId="77777777" w:rsidR="00D97EC8" w:rsidRDefault="00D97EC8" w:rsidP="00D97EC8">
      <w:pPr>
        <w:pStyle w:val="CommentText"/>
      </w:pPr>
      <w:r>
        <w:rPr>
          <w:rStyle w:val="CommentReference"/>
        </w:rPr>
        <w:annotationRef/>
      </w:r>
      <w:r>
        <w:t>Are all of the depicted relationships explainable based on current knowledge? To the extent that they are not, we should highlight that. If one could use other means to identify any specific relationship or shift then I would ant to know that since it could affect patentability.</w:t>
      </w:r>
    </w:p>
  </w:comment>
  <w:comment w:id="392" w:author="AmitC" w:date="2025-03-21T19:23:00Z" w:initials="AC">
    <w:p w14:paraId="2B38C8E9" w14:textId="7F590900" w:rsidR="00696D3E" w:rsidRDefault="00696D3E">
      <w:pPr>
        <w:pStyle w:val="CommentText"/>
      </w:pPr>
      <w:r>
        <w:rPr>
          <w:rStyle w:val="CommentReference"/>
        </w:rPr>
        <w:annotationRef/>
      </w:r>
      <w:r>
        <w:t>Shifts in relationships are specific to foundation models</w:t>
      </w:r>
    </w:p>
  </w:comment>
  <w:comment w:id="394" w:author="David Devernoe" w:date="2025-03-18T15:43:00Z" w:initials="DD">
    <w:p w14:paraId="03F5385B" w14:textId="77777777" w:rsidR="00D03965" w:rsidRDefault="00D03965" w:rsidP="00D03965">
      <w:pPr>
        <w:pStyle w:val="CommentText"/>
      </w:pPr>
      <w:r>
        <w:rPr>
          <w:rStyle w:val="CommentReference"/>
        </w:rPr>
        <w:annotationRef/>
      </w:r>
      <w:r>
        <w:t>I take it that this is a novel observation?</w:t>
      </w:r>
    </w:p>
  </w:comment>
  <w:comment w:id="395" w:author="AmitC" w:date="2025-03-21T19:23:00Z" w:initials="AC">
    <w:p w14:paraId="239308A0" w14:textId="1321736A" w:rsidR="00696D3E" w:rsidRDefault="00696D3E">
      <w:pPr>
        <w:pStyle w:val="CommentText"/>
      </w:pPr>
      <w:r>
        <w:rPr>
          <w:rStyle w:val="CommentReference"/>
        </w:rPr>
        <w:annotationRef/>
      </w:r>
      <w:r>
        <w:t>Yes</w:t>
      </w:r>
    </w:p>
  </w:comment>
  <w:comment w:id="407" w:author="David Devernoe" w:date="2025-03-18T15:46:00Z" w:initials="DD">
    <w:p w14:paraId="29E3852E" w14:textId="77777777" w:rsidR="00131300" w:rsidRDefault="00131300" w:rsidP="00131300">
      <w:pPr>
        <w:pStyle w:val="CommentText"/>
      </w:pPr>
      <w:r>
        <w:rPr>
          <w:rStyle w:val="CommentReference"/>
        </w:rPr>
        <w:annotationRef/>
      </w:r>
      <w:r>
        <w:t>Similar to FIGS. 5A-5b, I think we need to unpack the data and analyses that resulted in the heat map and network creation.</w:t>
      </w:r>
    </w:p>
  </w:comment>
  <w:comment w:id="408" w:author="Gaurang Gupta" w:date="2025-03-21T16:14:00Z" w:initials="GG">
    <w:p w14:paraId="272178FC" w14:textId="21FE3B87" w:rsidR="00A8494B" w:rsidRDefault="00000000">
      <w:pPr>
        <w:pStyle w:val="CommentText"/>
      </w:pPr>
      <w:r>
        <w:rPr>
          <w:rStyle w:val="CommentReference"/>
        </w:rPr>
        <w:annotationRef/>
      </w:r>
      <w:r w:rsidRPr="1814C448">
        <w:t>Section 5c</w:t>
      </w:r>
    </w:p>
  </w:comment>
  <w:comment w:id="427" w:author="David Devernoe" w:date="2025-03-18T15:51:00Z" w:initials="DD">
    <w:p w14:paraId="128461E7" w14:textId="77777777" w:rsidR="00ED6864" w:rsidRDefault="00ED6864" w:rsidP="00ED6864">
      <w:pPr>
        <w:pStyle w:val="CommentText"/>
      </w:pPr>
      <w:r>
        <w:rPr>
          <w:rStyle w:val="CommentReference"/>
        </w:rPr>
        <w:annotationRef/>
      </w:r>
      <w:r>
        <w:t>Can you describe any such diseases? We may not want to include them here if there is not enough data. But, if we make this statement in this sentence we should include examples. Otherwise, we should delete this sentence since it could be onerous to future developments of the company.</w:t>
      </w:r>
    </w:p>
  </w:comment>
  <w:comment w:id="440" w:author="David Devernoe" w:date="2025-03-18T15:52:00Z" w:initials="DD">
    <w:p w14:paraId="416330E8" w14:textId="77777777" w:rsidR="00505BA9" w:rsidRDefault="00505BA9" w:rsidP="00505BA9">
      <w:pPr>
        <w:pStyle w:val="CommentText"/>
      </w:pPr>
      <w:r>
        <w:rPr>
          <w:rStyle w:val="CommentReference"/>
        </w:rPr>
        <w:annotationRef/>
      </w:r>
      <w:r>
        <w:t>Only inhibitors?</w:t>
      </w:r>
    </w:p>
  </w:comment>
  <w:comment w:id="441" w:author="AmitC" w:date="2025-03-21T19:41:00Z" w:initials="AC">
    <w:p w14:paraId="5E406E34" w14:textId="1601215C" w:rsidR="0016475E" w:rsidRDefault="0016475E">
      <w:pPr>
        <w:pStyle w:val="CommentText"/>
      </w:pPr>
      <w:r>
        <w:rPr>
          <w:rStyle w:val="CommentReference"/>
        </w:rPr>
        <w:annotationRef/>
      </w:r>
      <w:r w:rsidR="001D43F7">
        <w:t xml:space="preserve">Added activators. </w:t>
      </w:r>
    </w:p>
  </w:comment>
  <w:comment w:id="467" w:author="David Devernoe" w:date="2025-03-18T15:56:00Z" w:initials="DD">
    <w:p w14:paraId="71EDA9D7" w14:textId="77777777" w:rsidR="00B77D5C" w:rsidRDefault="00B77D5C" w:rsidP="00B77D5C">
      <w:pPr>
        <w:pStyle w:val="CommentText"/>
      </w:pPr>
      <w:r>
        <w:rPr>
          <w:rStyle w:val="CommentReference"/>
        </w:rPr>
        <w:annotationRef/>
      </w:r>
      <w:r>
        <w:t>Can you explain how this calculation was obtained, including relevant data inputs and algorithms?</w:t>
      </w:r>
    </w:p>
  </w:comment>
  <w:comment w:id="468" w:author="Gaurang Gupta" w:date="2025-03-21T16:18:00Z" w:initials="GG">
    <w:p w14:paraId="5EE740DA" w14:textId="35EF9ED7" w:rsidR="00A8494B" w:rsidRDefault="00000000">
      <w:pPr>
        <w:pStyle w:val="CommentText"/>
      </w:pPr>
      <w:r>
        <w:rPr>
          <w:rStyle w:val="CommentReference"/>
        </w:rPr>
        <w:annotationRef/>
      </w:r>
      <w:r w:rsidRPr="2B7A830C">
        <w:t>Section 5c</w:t>
      </w:r>
    </w:p>
  </w:comment>
  <w:comment w:id="481" w:author="David Devernoe" w:date="2025-03-18T15:58:00Z" w:initials="DD">
    <w:p w14:paraId="6552F191" w14:textId="77777777" w:rsidR="00CB1553" w:rsidRDefault="00CB1553" w:rsidP="00CB1553">
      <w:pPr>
        <w:pStyle w:val="CommentText"/>
      </w:pPr>
      <w:r>
        <w:rPr>
          <w:rStyle w:val="CommentReference"/>
        </w:rPr>
        <w:annotationRef/>
      </w:r>
      <w:r>
        <w:t>We should list this drug.</w:t>
      </w:r>
    </w:p>
  </w:comment>
  <w:comment w:id="483" w:author="David Devernoe" w:date="2025-03-18T16:05:00Z" w:initials="DD">
    <w:p w14:paraId="02C97FDC" w14:textId="77777777" w:rsidR="00F30190" w:rsidRDefault="00F30190" w:rsidP="00F30190">
      <w:pPr>
        <w:pStyle w:val="CommentText"/>
      </w:pPr>
      <w:r>
        <w:rPr>
          <w:rStyle w:val="CommentReference"/>
        </w:rPr>
        <w:annotationRef/>
      </w:r>
      <w:r>
        <w:t>Table 1?</w:t>
      </w:r>
    </w:p>
  </w:comment>
  <w:comment w:id="484" w:author="AmitC" w:date="2025-03-21T20:16:00Z" w:initials="AC">
    <w:p w14:paraId="1553B144" w14:textId="7FC0564A" w:rsidR="00610F11" w:rsidRDefault="00610F11">
      <w:pPr>
        <w:pStyle w:val="CommentText"/>
      </w:pPr>
      <w:r>
        <w:rPr>
          <w:rStyle w:val="CommentReference"/>
        </w:rPr>
        <w:annotationRef/>
      </w:r>
      <w:r>
        <w:t>Yes</w:t>
      </w:r>
    </w:p>
  </w:comment>
  <w:comment w:id="488" w:author="David Devernoe" w:date="2025-03-18T15:59:00Z" w:initials="DD">
    <w:p w14:paraId="60FE2793" w14:textId="5A7977B0" w:rsidR="00251D0F" w:rsidRDefault="00251D0F" w:rsidP="00251D0F">
      <w:pPr>
        <w:pStyle w:val="CommentText"/>
      </w:pPr>
      <w:r>
        <w:rPr>
          <w:rStyle w:val="CommentReference"/>
        </w:rPr>
        <w:annotationRef/>
      </w:r>
      <w:r>
        <w:t>Can you explain what you mean by functionally closer to each other?</w:t>
      </w:r>
    </w:p>
  </w:comment>
  <w:comment w:id="489" w:author="AmitC" w:date="2025-03-21T20:15:00Z" w:initials="AC">
    <w:p w14:paraId="3285179D" w14:textId="26D4CEE4" w:rsidR="00610F11" w:rsidRDefault="00610F11">
      <w:pPr>
        <w:pStyle w:val="CommentText"/>
      </w:pPr>
      <w:r>
        <w:rPr>
          <w:rStyle w:val="CommentReference"/>
        </w:rPr>
        <w:annotationRef/>
      </w:r>
      <w:r>
        <w:t>Added context</w:t>
      </w:r>
    </w:p>
  </w:comment>
  <w:comment w:id="499" w:author="David Devernoe" w:date="2025-03-18T15:59:00Z" w:initials="DD">
    <w:p w14:paraId="3F5DD2F3" w14:textId="77777777" w:rsidR="00BF59E7" w:rsidRDefault="00BF59E7" w:rsidP="00BF59E7">
      <w:pPr>
        <w:pStyle w:val="CommentText"/>
      </w:pPr>
      <w:r>
        <w:rPr>
          <w:rStyle w:val="CommentReference"/>
        </w:rPr>
        <w:annotationRef/>
      </w:r>
      <w:r>
        <w:t>This is a bit too generic. Please explain why this is supported.</w:t>
      </w:r>
    </w:p>
  </w:comment>
  <w:comment w:id="500" w:author="AmitC" w:date="2025-03-21T20:14:00Z" w:initials="AC">
    <w:p w14:paraId="4225C1AC" w14:textId="40717FEB" w:rsidR="00610F11" w:rsidRDefault="00610F11">
      <w:pPr>
        <w:pStyle w:val="CommentText"/>
      </w:pPr>
      <w:r>
        <w:rPr>
          <w:rStyle w:val="CommentReference"/>
        </w:rPr>
        <w:annotationRef/>
      </w:r>
      <w:r>
        <w:t>Added context</w:t>
      </w:r>
    </w:p>
  </w:comment>
  <w:comment w:id="507" w:author="David Devernoe" w:date="2025-03-18T16:01:00Z" w:initials="DD">
    <w:p w14:paraId="61D4216B" w14:textId="77777777" w:rsidR="0054024A" w:rsidRDefault="0054024A" w:rsidP="0054024A">
      <w:pPr>
        <w:pStyle w:val="CommentText"/>
      </w:pPr>
      <w:r>
        <w:rPr>
          <w:rStyle w:val="CommentReference"/>
        </w:rPr>
        <w:annotationRef/>
      </w:r>
      <w:r>
        <w:t>This sentence seems to be separate without a specific tie into what is stated previously. Can you expand on this and the significance of this observation in view of the exemplified embodiment?</w:t>
      </w:r>
    </w:p>
  </w:comment>
  <w:comment w:id="508" w:author="AmitC" w:date="2025-03-21T20:14:00Z" w:initials="AC">
    <w:p w14:paraId="6834CFF5" w14:textId="6E87C950" w:rsidR="00BE3ED0" w:rsidRDefault="00BE3ED0">
      <w:pPr>
        <w:pStyle w:val="CommentText"/>
      </w:pPr>
      <w:r>
        <w:rPr>
          <w:rStyle w:val="CommentReference"/>
        </w:rPr>
        <w:annotationRef/>
      </w:r>
      <w:r>
        <w:t>Added more context</w:t>
      </w:r>
    </w:p>
  </w:comment>
  <w:comment w:id="513" w:author="David Devernoe" w:date="2025-03-18T16:02:00Z" w:initials="DD">
    <w:p w14:paraId="4E2804FE" w14:textId="77777777" w:rsidR="005669BD" w:rsidRDefault="005669BD" w:rsidP="005669BD">
      <w:pPr>
        <w:pStyle w:val="CommentText"/>
      </w:pPr>
      <w:r>
        <w:rPr>
          <w:rStyle w:val="CommentReference"/>
        </w:rPr>
        <w:annotationRef/>
      </w:r>
      <w:r>
        <w:t>I cannot follow this sentence. Can you clarify and expand this?</w:t>
      </w:r>
    </w:p>
  </w:comment>
  <w:comment w:id="514" w:author="AmitC" w:date="2025-03-21T20:14:00Z" w:initials="AC">
    <w:p w14:paraId="029B7DCB" w14:textId="40C5432D" w:rsidR="00EC21E2" w:rsidRDefault="00EC21E2">
      <w:pPr>
        <w:pStyle w:val="CommentText"/>
      </w:pPr>
      <w:r>
        <w:rPr>
          <w:rStyle w:val="CommentReference"/>
        </w:rPr>
        <w:annotationRef/>
      </w:r>
      <w:r>
        <w:t>Edited</w:t>
      </w:r>
    </w:p>
  </w:comment>
  <w:comment w:id="530" w:author="David Devernoe" w:date="2025-03-18T16:03:00Z" w:initials="DD">
    <w:p w14:paraId="61ECEAD8" w14:textId="77777777" w:rsidR="005669BD" w:rsidRDefault="005669BD" w:rsidP="005669BD">
      <w:pPr>
        <w:pStyle w:val="CommentText"/>
      </w:pPr>
      <w:r>
        <w:rPr>
          <w:rStyle w:val="CommentReference"/>
        </w:rPr>
        <w:annotationRef/>
      </w:r>
      <w:r>
        <w:t>As shown by…?</w:t>
      </w:r>
    </w:p>
  </w:comment>
  <w:comment w:id="531" w:author="AmitC" w:date="2025-03-21T20:13:00Z" w:initials="AC">
    <w:p w14:paraId="14A10755" w14:textId="6BA36C13" w:rsidR="00EC21E2" w:rsidRDefault="00EC21E2">
      <w:pPr>
        <w:pStyle w:val="CommentText"/>
      </w:pPr>
      <w:r>
        <w:rPr>
          <w:rStyle w:val="CommentReference"/>
        </w:rPr>
        <w:annotationRef/>
      </w:r>
      <w:r>
        <w:t>Added the rank value</w:t>
      </w:r>
    </w:p>
  </w:comment>
  <w:comment w:id="552" w:author="David Devernoe" w:date="2025-03-18T16:08:00Z" w:initials="DD">
    <w:p w14:paraId="449439CA" w14:textId="77777777" w:rsidR="00412630" w:rsidRDefault="00412630" w:rsidP="00412630">
      <w:pPr>
        <w:pStyle w:val="CommentText"/>
      </w:pPr>
      <w:r>
        <w:rPr>
          <w:rStyle w:val="CommentReference"/>
        </w:rPr>
        <w:annotationRef/>
      </w:r>
      <w:r>
        <w:t>I think this reference may be incorrect. There is no FIG. 7. Could this be FIG. 10?</w:t>
      </w:r>
    </w:p>
    <w:p w14:paraId="0579C9A9" w14:textId="77777777" w:rsidR="00412630" w:rsidRDefault="00412630" w:rsidP="00412630">
      <w:pPr>
        <w:pStyle w:val="CommentText"/>
      </w:pPr>
    </w:p>
    <w:p w14:paraId="394772CF" w14:textId="77777777" w:rsidR="00412630" w:rsidRDefault="00412630" w:rsidP="00412630">
      <w:pPr>
        <w:pStyle w:val="CommentText"/>
      </w:pPr>
      <w:r>
        <w:t xml:space="preserve">Also, we will want to describe what is involved in each step of FIG. 10 (including the input and output of each), including any related algorithms (or algorithm categories). </w:t>
      </w:r>
    </w:p>
  </w:comment>
  <w:comment w:id="553" w:author="AmitC" w:date="2025-03-21T20:19:00Z" w:initials="AC">
    <w:p w14:paraId="3CCF6FE2" w14:textId="7D1EA9F6" w:rsidR="00610F11" w:rsidRDefault="00610F11">
      <w:pPr>
        <w:pStyle w:val="CommentText"/>
      </w:pPr>
      <w:r>
        <w:rPr>
          <w:rStyle w:val="CommentReference"/>
        </w:rPr>
        <w:annotationRef/>
      </w:r>
      <w:r>
        <w:t>Yes it is Figure 10</w:t>
      </w:r>
    </w:p>
  </w:comment>
  <w:comment w:id="601" w:author="David Devernoe" w:date="2025-03-18T16:09:00Z" w:initials="DD">
    <w:p w14:paraId="39AA4B9C" w14:textId="77777777" w:rsidR="00E41EB5" w:rsidRDefault="00E41EB5" w:rsidP="00E41EB5">
      <w:pPr>
        <w:pStyle w:val="CommentText"/>
      </w:pPr>
      <w:r>
        <w:rPr>
          <w:rStyle w:val="CommentReference"/>
        </w:rPr>
        <w:annotationRef/>
      </w:r>
      <w:r>
        <w:t>Is this a general statement or does it refer to specific approved Abs that can be used this way?</w:t>
      </w:r>
    </w:p>
  </w:comment>
  <w:comment w:id="602" w:author="AmitC" w:date="2025-03-21T23:05:00Z" w:initials="AC">
    <w:p w14:paraId="3D34E8A4" w14:textId="503EF1CF" w:rsidR="004F6E08" w:rsidRDefault="004F6E08">
      <w:pPr>
        <w:pStyle w:val="CommentText"/>
      </w:pPr>
      <w:r>
        <w:rPr>
          <w:rStyle w:val="CommentReference"/>
        </w:rPr>
        <w:annotationRef/>
      </w:r>
      <w:r>
        <w:t>Specific approved antibodies</w:t>
      </w:r>
    </w:p>
  </w:comment>
  <w:comment w:id="604" w:author="David Devernoe" w:date="2025-03-18T16:10:00Z" w:initials="DD">
    <w:p w14:paraId="5BC8B573" w14:textId="77777777" w:rsidR="00A96CC8" w:rsidRDefault="00A96CC8" w:rsidP="00A96CC8">
      <w:pPr>
        <w:pStyle w:val="CommentText"/>
      </w:pPr>
      <w:r>
        <w:rPr>
          <w:rStyle w:val="CommentReference"/>
        </w:rPr>
        <w:annotationRef/>
      </w:r>
      <w:r>
        <w:t>Can you describe this analysis and what led to the data in the Table?</w:t>
      </w:r>
    </w:p>
  </w:comment>
  <w:comment w:id="605" w:author="AmitC" w:date="2025-03-21T23:17:00Z" w:initials="AC">
    <w:p w14:paraId="5B411E07" w14:textId="615B7C15" w:rsidR="008A4A1B" w:rsidRDefault="008A4A1B">
      <w:pPr>
        <w:pStyle w:val="CommentText"/>
      </w:pPr>
      <w:r>
        <w:rPr>
          <w:rStyle w:val="CommentReference"/>
        </w:rPr>
        <w:annotationRef/>
      </w:r>
      <w:r>
        <w:t>Added more explanation</w:t>
      </w:r>
    </w:p>
  </w:comment>
  <w:comment w:id="633" w:author="David Devernoe" w:date="2025-03-18T16:11:00Z" w:initials="DD">
    <w:p w14:paraId="46751937" w14:textId="77777777" w:rsidR="00AD4DFF" w:rsidRDefault="00AD4DFF" w:rsidP="00AD4DFF">
      <w:pPr>
        <w:pStyle w:val="CommentText"/>
      </w:pPr>
      <w:r>
        <w:rPr>
          <w:rStyle w:val="CommentReference"/>
        </w:rPr>
        <w:annotationRef/>
      </w:r>
      <w:r>
        <w:t>Can you explain this a little more?</w:t>
      </w:r>
    </w:p>
  </w:comment>
  <w:comment w:id="634" w:author="AmitC" w:date="2025-03-21T23:17:00Z" w:initials="AC">
    <w:p w14:paraId="3BC205B6" w14:textId="363A2F68" w:rsidR="008A4A1B" w:rsidRDefault="008A4A1B">
      <w:pPr>
        <w:pStyle w:val="CommentText"/>
      </w:pPr>
      <w:r>
        <w:rPr>
          <w:rStyle w:val="CommentReference"/>
        </w:rPr>
        <w:annotationRef/>
      </w:r>
    </w:p>
  </w:comment>
  <w:comment w:id="672" w:author="David Devernoe" w:date="2025-03-18T16:15:00Z" w:initials="DD">
    <w:p w14:paraId="75835D45" w14:textId="77777777" w:rsidR="007C6115" w:rsidRDefault="007517A7" w:rsidP="007C6115">
      <w:pPr>
        <w:pStyle w:val="CommentText"/>
      </w:pPr>
      <w:r>
        <w:rPr>
          <w:rStyle w:val="CommentReference"/>
        </w:rPr>
        <w:annotationRef/>
      </w:r>
      <w:r w:rsidR="007C6115">
        <w:t>“Theres cells” are the exhausted/suppressed T cells ?  Is this something that has been done before? It sounds like this is a proposal for a novel therapy? Either way, can you explain this further? Would this include all of the Abs mentioned above?</w:t>
      </w:r>
    </w:p>
  </w:comment>
  <w:comment w:id="673" w:author="AmitC" w:date="2025-03-21T23:41:00Z" w:initials="AC">
    <w:p w14:paraId="11CA7469" w14:textId="0B890FDA" w:rsidR="000E0649" w:rsidRDefault="000E0649">
      <w:pPr>
        <w:pStyle w:val="CommentText"/>
      </w:pPr>
      <w:r>
        <w:rPr>
          <w:rStyle w:val="CommentReference"/>
        </w:rPr>
        <w:annotationRef/>
      </w:r>
      <w:r>
        <w:t>Added more context</w:t>
      </w:r>
    </w:p>
  </w:comment>
  <w:comment w:id="684" w:author="David Devernoe" w:date="2025-03-18T16:18:00Z" w:initials="DD">
    <w:p w14:paraId="3E7938BD" w14:textId="77777777" w:rsidR="00F44C0C" w:rsidRDefault="00F44C0C" w:rsidP="00F44C0C">
      <w:pPr>
        <w:pStyle w:val="CommentText"/>
      </w:pPr>
      <w:r>
        <w:rPr>
          <w:rStyle w:val="CommentReference"/>
        </w:rPr>
        <w:annotationRef/>
      </w:r>
      <w:r>
        <w:t>Any data for this? If not, we should explain this further, particularly that as one embodiment if the invention we contemplate applying these checkpoint inhibitor therapies in a novel manner. Do you anticipate that dosage regiment and treatment protocols would be the same, compared with the labels of the approved checkpoint inhibitor therapies?</w:t>
      </w:r>
    </w:p>
  </w:comment>
  <w:comment w:id="712" w:author="David Devernoe" w:date="2025-03-18T16:20:00Z" w:initials="DD">
    <w:p w14:paraId="2254F61D" w14:textId="77777777" w:rsidR="000B02B6" w:rsidRDefault="000B02B6" w:rsidP="000B02B6">
      <w:pPr>
        <w:pStyle w:val="CommentText"/>
      </w:pPr>
      <w:r>
        <w:rPr>
          <w:rStyle w:val="CommentReference"/>
        </w:rPr>
        <w:annotationRef/>
      </w:r>
      <w:r>
        <w:t>Would any embodiments include a step of using a specific diagnostic antibody to identify the presence of these cells first in particular cancers?</w:t>
      </w:r>
    </w:p>
  </w:comment>
  <w:comment w:id="713" w:author="AmitC" w:date="2025-03-21T23:56:00Z" w:initials="AC">
    <w:p w14:paraId="12F568FC" w14:textId="603DEE55" w:rsidR="00E73B96" w:rsidRDefault="00E73B96">
      <w:pPr>
        <w:pStyle w:val="CommentText"/>
      </w:pPr>
      <w:r>
        <w:rPr>
          <w:rStyle w:val="CommentReference"/>
        </w:rPr>
        <w:annotationRef/>
      </w:r>
      <w:r>
        <w:t>Yes.</w:t>
      </w:r>
    </w:p>
  </w:comment>
  <w:comment w:id="714" w:author="David Devernoe" w:date="2025-03-18T16:22:00Z" w:initials="DD">
    <w:p w14:paraId="18164CE6" w14:textId="77777777" w:rsidR="00943DA1" w:rsidRDefault="00943DA1" w:rsidP="00943DA1">
      <w:pPr>
        <w:pStyle w:val="CommentText"/>
      </w:pPr>
      <w:r>
        <w:rPr>
          <w:rStyle w:val="CommentReference"/>
        </w:rPr>
        <w:annotationRef/>
      </w:r>
      <w:r>
        <w:t>This sounds like known information. Can you provide a citation to the basis for this?</w:t>
      </w:r>
    </w:p>
  </w:comment>
  <w:comment w:id="715" w:author="AmitC" w:date="2025-03-22T00:26:00Z" w:initials="AC">
    <w:p w14:paraId="614F77C3" w14:textId="44B1CA5B" w:rsidR="00E476EF" w:rsidRDefault="00E476EF">
      <w:pPr>
        <w:pStyle w:val="CommentText"/>
      </w:pPr>
      <w:r>
        <w:rPr>
          <w:rStyle w:val="CommentReference"/>
        </w:rPr>
        <w:annotationRef/>
      </w:r>
      <w:r>
        <w:t>Both Merch and Genentech have discontinued the combinations. Added links</w:t>
      </w:r>
    </w:p>
  </w:comment>
  <w:comment w:id="722" w:author="David Devernoe" w:date="2025-03-18T16:22:00Z" w:initials="DD">
    <w:p w14:paraId="53ECE717" w14:textId="77777777" w:rsidR="00943DA1" w:rsidRDefault="00943DA1" w:rsidP="00943DA1">
      <w:pPr>
        <w:pStyle w:val="CommentText"/>
      </w:pPr>
      <w:r>
        <w:rPr>
          <w:rStyle w:val="CommentReference"/>
        </w:rPr>
        <w:annotationRef/>
      </w:r>
      <w:r>
        <w:t>Is this an art-accepted demonstration or one that you have identified with this invention?</w:t>
      </w:r>
    </w:p>
  </w:comment>
  <w:comment w:id="723" w:author="AmitC" w:date="2025-03-22T00:27:00Z" w:initials="AC">
    <w:p w14:paraId="557F0090" w14:textId="6EDF6C12" w:rsidR="00E476EF" w:rsidRDefault="00E476EF">
      <w:pPr>
        <w:pStyle w:val="CommentText"/>
      </w:pPr>
      <w:r>
        <w:rPr>
          <w:rStyle w:val="CommentReference"/>
        </w:rPr>
        <w:annotationRef/>
      </w:r>
      <w:r>
        <w:t>Stemming form our invention the reason for the failure of TIGIT antibody in combination with PD-1 or PD-L1 antibodies.</w:t>
      </w:r>
    </w:p>
  </w:comment>
  <w:comment w:id="755" w:author="David Devernoe" w:date="2025-03-18T16:26:00Z" w:initials="DD">
    <w:p w14:paraId="7C530853" w14:textId="77777777" w:rsidR="00224344" w:rsidRDefault="00A34B0C" w:rsidP="00224344">
      <w:pPr>
        <w:pStyle w:val="CommentText"/>
      </w:pPr>
      <w:r>
        <w:rPr>
          <w:rStyle w:val="CommentReference"/>
        </w:rPr>
        <w:annotationRef/>
      </w:r>
      <w:r w:rsidR="00224344">
        <w:t>How many in lung cancer only? Are all of these combination therapy trials using CTLA-4 and TIGIT blocking antibodies? We should be more specific here.</w:t>
      </w:r>
    </w:p>
  </w:comment>
  <w:comment w:id="759" w:author="David Devernoe" w:date="2025-03-18T16:25:00Z" w:initials="DD">
    <w:p w14:paraId="561CE5CB" w14:textId="1CAB787A" w:rsidR="00A34B0C" w:rsidRDefault="00A34B0C" w:rsidP="00A34B0C">
      <w:pPr>
        <w:pStyle w:val="CommentText"/>
      </w:pPr>
      <w:r>
        <w:rPr>
          <w:rStyle w:val="CommentReference"/>
        </w:rPr>
        <w:annotationRef/>
      </w:r>
      <w:r>
        <w:t>There are a lot of things implicated with this last sentence. I think it would be better to stay in the lung cancer lane. And, to the extent that the combination is being tried outside of lunch cancer, we need to explain why the results of those trials would not inform one of skill in the art about the same combintion in lung cancer.</w:t>
      </w:r>
    </w:p>
  </w:comment>
  <w:comment w:id="760" w:author="AmitC" w:date="2025-03-22T00:18:00Z" w:initials="AC">
    <w:p w14:paraId="377AB37D" w14:textId="01C40571" w:rsidR="004868A1" w:rsidRDefault="004868A1">
      <w:pPr>
        <w:pStyle w:val="CommentText"/>
      </w:pPr>
      <w:r>
        <w:rPr>
          <w:rStyle w:val="CommentReference"/>
        </w:rPr>
        <w:annotationRef/>
      </w:r>
      <w:r>
        <w:t>Agreed</w:t>
      </w:r>
    </w:p>
  </w:comment>
  <w:comment w:id="762" w:author="David Devernoe" w:date="2025-03-18T16:35:00Z" w:initials="DD">
    <w:p w14:paraId="47DF406A" w14:textId="77777777" w:rsidR="00433D9D" w:rsidRDefault="00520BAE" w:rsidP="00433D9D">
      <w:pPr>
        <w:pStyle w:val="CommentText"/>
      </w:pPr>
      <w:r>
        <w:rPr>
          <w:rStyle w:val="CommentReference"/>
        </w:rPr>
        <w:annotationRef/>
      </w:r>
      <w:r w:rsidR="00433D9D">
        <w:t xml:space="preserve">I think it is too early for me to spend too much time on these claims. After my questions in this document are answered, I can revisit. Every term in the claims must be directly supported with examples and detailed description, including specific machine learning models, drugs, comparisons, manners of processing, etc. </w:t>
      </w:r>
    </w:p>
    <w:p w14:paraId="5AB70B08" w14:textId="77777777" w:rsidR="00433D9D" w:rsidRDefault="00433D9D" w:rsidP="00433D9D">
      <w:pPr>
        <w:pStyle w:val="CommentText"/>
      </w:pPr>
    </w:p>
    <w:p w14:paraId="60F308D0" w14:textId="77777777" w:rsidR="00433D9D" w:rsidRDefault="00433D9D" w:rsidP="00433D9D">
      <w:pPr>
        <w:pStyle w:val="CommentText"/>
      </w:pPr>
      <w:r>
        <w:t>In any event, I can say that these claims are too generic and high-level and will be interpreted to be basic data processing using known data and data processing techniques and would not be patentable. This is fine and nothing to worry about right now. What we will need to be able to claim will have to show that you are using (a) novel methods for a novel and practical result (we will also need to define the result and what is done with that result, e.g., specific treatment protocols), or (b) known methods in a novel manner, along with defining the result and what is done with that result, e.g., specific treatment protocols). So, the claims will need to be defined with great specificity, including the specific manner that you process, apply, determine, extract, compare, validate, utilize, and generate data. This may include listing algorithms or data processing techniques, including a defined data flow.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A43ECB" w15:done="0"/>
  <w15:commentEx w15:paraId="4CD1CEB2" w15:done="0"/>
  <w15:commentEx w15:paraId="6E4DFC2B" w15:done="0"/>
  <w15:commentEx w15:paraId="4A26EF88" w15:done="0"/>
  <w15:commentEx w15:paraId="1F2E4057" w15:done="0"/>
  <w15:commentEx w15:paraId="41276EBD" w15:paraIdParent="1F2E4057" w15:done="0"/>
  <w15:commentEx w15:paraId="1163C71E" w15:done="0"/>
  <w15:commentEx w15:paraId="65AA1E94" w15:paraIdParent="1163C71E" w15:done="0"/>
  <w15:commentEx w15:paraId="1FA0BAC2" w15:done="0"/>
  <w15:commentEx w15:paraId="4AA4B682" w15:paraIdParent="1FA0BAC2" w15:done="0"/>
  <w15:commentEx w15:paraId="28A05A6B" w15:done="0"/>
  <w15:commentEx w15:paraId="6BCC86EB" w15:paraIdParent="28A05A6B" w15:done="0"/>
  <w15:commentEx w15:paraId="5A2B398C" w15:done="0"/>
  <w15:commentEx w15:paraId="087AB9D5" w15:paraIdParent="5A2B398C" w15:done="0"/>
  <w15:commentEx w15:paraId="7F8D4595" w15:done="0"/>
  <w15:commentEx w15:paraId="1418435D" w15:paraIdParent="7F8D4595" w15:done="0"/>
  <w15:commentEx w15:paraId="52C9E0EC" w15:done="0"/>
  <w15:commentEx w15:paraId="2467897B" w15:paraIdParent="52C9E0EC" w15:done="0"/>
  <w15:commentEx w15:paraId="20468E11" w15:done="0"/>
  <w15:commentEx w15:paraId="37C13A58" w15:paraIdParent="20468E11" w15:done="0"/>
  <w15:commentEx w15:paraId="239FDA3D" w15:done="0"/>
  <w15:commentEx w15:paraId="7F6DB057" w15:paraIdParent="239FDA3D" w15:done="0"/>
  <w15:commentEx w15:paraId="77E2B024" w15:done="0"/>
  <w15:commentEx w15:paraId="0E3EA101" w15:paraIdParent="77E2B024" w15:done="0"/>
  <w15:commentEx w15:paraId="7EC2DDDD" w15:done="0"/>
  <w15:commentEx w15:paraId="6C9FF7DB" w15:paraIdParent="7EC2DDDD" w15:done="0"/>
  <w15:commentEx w15:paraId="01DB42E9" w15:done="0"/>
  <w15:commentEx w15:paraId="3C2EA512" w15:paraIdParent="01DB42E9" w15:done="0"/>
  <w15:commentEx w15:paraId="2A8D5CE2" w15:done="0"/>
  <w15:commentEx w15:paraId="53B61A54" w15:paraIdParent="2A8D5CE2" w15:done="0"/>
  <w15:commentEx w15:paraId="72223B05" w15:done="0"/>
  <w15:commentEx w15:paraId="06A7AD70" w15:paraIdParent="72223B05" w15:done="0"/>
  <w15:commentEx w15:paraId="7DF05147" w15:done="0"/>
  <w15:commentEx w15:paraId="04EB9254" w15:done="0"/>
  <w15:commentEx w15:paraId="33E80069" w15:paraIdParent="04EB9254" w15:done="0"/>
  <w15:commentEx w15:paraId="401BB45C" w15:done="0"/>
  <w15:commentEx w15:paraId="1CD071BA" w15:done="0"/>
  <w15:commentEx w15:paraId="5C376EE1" w15:paraIdParent="1CD071BA" w15:done="0"/>
  <w15:commentEx w15:paraId="48EEA838" w15:done="0"/>
  <w15:commentEx w15:paraId="78FA71A9" w15:paraIdParent="48EEA838" w15:done="0"/>
  <w15:commentEx w15:paraId="0D33F00D" w15:done="0"/>
  <w15:commentEx w15:paraId="4B307A1A" w15:paraIdParent="0D33F00D" w15:done="0"/>
  <w15:commentEx w15:paraId="1692D478" w15:done="0"/>
  <w15:commentEx w15:paraId="2B38C8E9" w15:paraIdParent="1692D478" w15:done="0"/>
  <w15:commentEx w15:paraId="03F5385B" w15:done="0"/>
  <w15:commentEx w15:paraId="239308A0" w15:paraIdParent="03F5385B" w15:done="0"/>
  <w15:commentEx w15:paraId="29E3852E" w15:done="0"/>
  <w15:commentEx w15:paraId="272178FC" w15:paraIdParent="29E3852E" w15:done="0"/>
  <w15:commentEx w15:paraId="128461E7" w15:done="0"/>
  <w15:commentEx w15:paraId="416330E8" w15:done="0"/>
  <w15:commentEx w15:paraId="5E406E34" w15:paraIdParent="416330E8" w15:done="0"/>
  <w15:commentEx w15:paraId="71EDA9D7" w15:done="0"/>
  <w15:commentEx w15:paraId="5EE740DA" w15:paraIdParent="71EDA9D7" w15:done="0"/>
  <w15:commentEx w15:paraId="6552F191" w15:done="0"/>
  <w15:commentEx w15:paraId="02C97FDC" w15:done="0"/>
  <w15:commentEx w15:paraId="1553B144" w15:paraIdParent="02C97FDC" w15:done="0"/>
  <w15:commentEx w15:paraId="60FE2793" w15:done="0"/>
  <w15:commentEx w15:paraId="3285179D" w15:paraIdParent="60FE2793" w15:done="0"/>
  <w15:commentEx w15:paraId="3F5DD2F3" w15:done="0"/>
  <w15:commentEx w15:paraId="4225C1AC" w15:paraIdParent="3F5DD2F3" w15:done="0"/>
  <w15:commentEx w15:paraId="61D4216B" w15:done="0"/>
  <w15:commentEx w15:paraId="6834CFF5" w15:paraIdParent="61D4216B" w15:done="0"/>
  <w15:commentEx w15:paraId="4E2804FE" w15:done="0"/>
  <w15:commentEx w15:paraId="029B7DCB" w15:paraIdParent="4E2804FE" w15:done="0"/>
  <w15:commentEx w15:paraId="61ECEAD8" w15:done="0"/>
  <w15:commentEx w15:paraId="14A10755" w15:paraIdParent="61ECEAD8" w15:done="0"/>
  <w15:commentEx w15:paraId="394772CF" w15:done="0"/>
  <w15:commentEx w15:paraId="3CCF6FE2" w15:paraIdParent="394772CF" w15:done="0"/>
  <w15:commentEx w15:paraId="39AA4B9C" w15:done="0"/>
  <w15:commentEx w15:paraId="3D34E8A4" w15:paraIdParent="39AA4B9C" w15:done="0"/>
  <w15:commentEx w15:paraId="5BC8B573" w15:done="0"/>
  <w15:commentEx w15:paraId="5B411E07" w15:paraIdParent="5BC8B573" w15:done="0"/>
  <w15:commentEx w15:paraId="46751937" w15:done="0"/>
  <w15:commentEx w15:paraId="3BC205B6" w15:paraIdParent="46751937" w15:done="0"/>
  <w15:commentEx w15:paraId="75835D45" w15:done="0"/>
  <w15:commentEx w15:paraId="11CA7469" w15:paraIdParent="75835D45" w15:done="0"/>
  <w15:commentEx w15:paraId="3E7938BD" w15:done="0"/>
  <w15:commentEx w15:paraId="2254F61D" w15:done="0"/>
  <w15:commentEx w15:paraId="12F568FC" w15:paraIdParent="2254F61D" w15:done="0"/>
  <w15:commentEx w15:paraId="18164CE6" w15:done="0"/>
  <w15:commentEx w15:paraId="614F77C3" w15:paraIdParent="18164CE6" w15:done="0"/>
  <w15:commentEx w15:paraId="53ECE717" w15:done="0"/>
  <w15:commentEx w15:paraId="557F0090" w15:paraIdParent="53ECE717" w15:done="0"/>
  <w15:commentEx w15:paraId="7C530853" w15:done="0"/>
  <w15:commentEx w15:paraId="561CE5CB" w15:done="0"/>
  <w15:commentEx w15:paraId="377AB37D" w15:paraIdParent="561CE5CB" w15:done="0"/>
  <w15:commentEx w15:paraId="60F308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B8CD71" w16cex:dateUtc="2025-03-18T21:27:00Z"/>
  <w16cex:commentExtensible w16cex:durableId="29C97E2E" w16cex:dateUtc="2025-03-18T21:30:00Z"/>
  <w16cex:commentExtensible w16cex:durableId="4AA3F4E2" w16cex:dateUtc="2025-03-18T21:31:00Z"/>
  <w16cex:commentExtensible w16cex:durableId="50C5B4BA" w16cex:dateUtc="2025-03-18T21:38:00Z"/>
  <w16cex:commentExtensible w16cex:durableId="432E7281" w16cex:dateUtc="2025-03-18T21:47:00Z"/>
  <w16cex:commentExtensible w16cex:durableId="523A5164" w16cex:dateUtc="2025-03-21T10:36:00Z"/>
  <w16cex:commentExtensible w16cex:durableId="78A0B674" w16cex:dateUtc="2025-03-18T21:51:00Z"/>
  <w16cex:commentExtensible w16cex:durableId="0476BA1E" w16cex:dateUtc="2025-03-21T10:37:00Z"/>
  <w16cex:commentExtensible w16cex:durableId="3A9B7705" w16cex:dateUtc="2025-03-18T21:51:00Z"/>
  <w16cex:commentExtensible w16cex:durableId="330023B0" w16cex:dateUtc="2025-03-21T10:38:00Z"/>
  <w16cex:commentExtensible w16cex:durableId="0074EAB9" w16cex:dateUtc="2025-03-18T21:58:00Z"/>
  <w16cex:commentExtensible w16cex:durableId="21149F12" w16cex:dateUtc="2025-03-21T05:28:00Z"/>
  <w16cex:commentExtensible w16cex:durableId="3BB1FFA2" w16cex:dateUtc="2025-03-18T22:29:00Z"/>
  <w16cex:commentExtensible w16cex:durableId="19475509" w16cex:dateUtc="2025-03-21T10:39:00Z"/>
  <w16cex:commentExtensible w16cex:durableId="07A14C4B" w16cex:dateUtc="2025-03-18T22:03:00Z"/>
  <w16cex:commentExtensible w16cex:durableId="5BD90880" w16cex:dateUtc="2025-03-21T05:30:00Z"/>
  <w16cex:commentExtensible w16cex:durableId="35DBD6E7" w16cex:dateUtc="2025-03-18T22:04:00Z"/>
  <w16cex:commentExtensible w16cex:durableId="5908E27B" w16cex:dateUtc="2025-03-21T05:31:00Z"/>
  <w16cex:commentExtensible w16cex:durableId="76F0A579" w16cex:dateUtc="2025-03-18T22:06:00Z"/>
  <w16cex:commentExtensible w16cex:durableId="74E28C93" w16cex:dateUtc="2025-03-21T10:39:00Z"/>
  <w16cex:commentExtensible w16cex:durableId="162279CD" w16cex:dateUtc="2025-03-18T22:18:00Z"/>
  <w16cex:commentExtensible w16cex:durableId="1F566C51" w16cex:dateUtc="2025-03-21T10:40:00Z"/>
  <w16cex:commentExtensible w16cex:durableId="21C531D4" w16cex:dateUtc="2025-03-18T22:07:00Z"/>
  <w16cex:commentExtensible w16cex:durableId="6AA7EFC4" w16cex:dateUtc="2025-03-21T05:47:00Z"/>
  <w16cex:commentExtensible w16cex:durableId="43E7EC87" w16cex:dateUtc="2025-03-18T22:09:00Z"/>
  <w16cex:commentExtensible w16cex:durableId="55422D01" w16cex:dateUtc="2025-03-21T05:46:00Z"/>
  <w16cex:commentExtensible w16cex:durableId="02EB81DA" w16cex:dateUtc="2025-03-18T22:10:00Z"/>
  <w16cex:commentExtensible w16cex:durableId="0653A47D" w16cex:dateUtc="2025-03-21T05:53:00Z"/>
  <w16cex:commentExtensible w16cex:durableId="197F0F03" w16cex:dateUtc="2025-03-18T22:12:00Z"/>
  <w16cex:commentExtensible w16cex:durableId="3746E990" w16cex:dateUtc="2025-03-21T10:42:00Z"/>
  <w16cex:commentExtensible w16cex:durableId="418EE8F6" w16cex:dateUtc="2025-03-18T22:14:00Z"/>
  <w16cex:commentExtensible w16cex:durableId="1AF9D9E9" w16cex:dateUtc="2025-03-21T10:42:00Z"/>
  <w16cex:commentExtensible w16cex:durableId="393900CD" w16cex:dateUtc="2025-03-18T22:16:00Z"/>
  <w16cex:commentExtensible w16cex:durableId="2C8D85D7" w16cex:dateUtc="2025-03-18T22:14:00Z"/>
  <w16cex:commentExtensible w16cex:durableId="6A901611" w16cex:dateUtc="2025-03-21T10:43:00Z"/>
  <w16cex:commentExtensible w16cex:durableId="09F8A731" w16cex:dateUtc="2025-03-18T22:25:00Z"/>
  <w16cex:commentExtensible w16cex:durableId="23926CAB" w16cex:dateUtc="2025-03-18T22:36:00Z"/>
  <w16cex:commentExtensible w16cex:durableId="7F462637" w16cex:dateUtc="2025-03-21T10:43:00Z"/>
  <w16cex:commentExtensible w16cex:durableId="758AC47F" w16cex:dateUtc="2025-03-18T22:38:00Z"/>
  <w16cex:commentExtensible w16cex:durableId="6E00AC9D" w16cex:dateUtc="2025-03-21T06:02:00Z"/>
  <w16cex:commentExtensible w16cex:durableId="0562022E" w16cex:dateUtc="2025-03-18T22:39:00Z"/>
  <w16cex:commentExtensible w16cex:durableId="62E3DBAA" w16cex:dateUtc="2025-03-21T10:44:00Z"/>
  <w16cex:commentExtensible w16cex:durableId="03307461" w16cex:dateUtc="2025-03-18T22:42:00Z"/>
  <w16cex:commentExtensible w16cex:durableId="4658E84C" w16cex:dateUtc="2025-03-22T02:23:00Z"/>
  <w16cex:commentExtensible w16cex:durableId="585357B9" w16cex:dateUtc="2025-03-18T22:43:00Z"/>
  <w16cex:commentExtensible w16cex:durableId="611B1C53" w16cex:dateUtc="2025-03-22T02:23:00Z"/>
  <w16cex:commentExtensible w16cex:durableId="666EAD32" w16cex:dateUtc="2025-03-18T22:46:00Z"/>
  <w16cex:commentExtensible w16cex:durableId="1B27F83A" w16cex:dateUtc="2025-03-21T10:44:00Z"/>
  <w16cex:commentExtensible w16cex:durableId="2F1912BC" w16cex:dateUtc="2025-03-18T22:51:00Z"/>
  <w16cex:commentExtensible w16cex:durableId="654D46BE" w16cex:dateUtc="2025-03-18T22:52:00Z"/>
  <w16cex:commentExtensible w16cex:durableId="35058C5B" w16cex:dateUtc="2025-03-22T02:41:00Z"/>
  <w16cex:commentExtensible w16cex:durableId="17BAD43C" w16cex:dateUtc="2025-03-18T22:56:00Z"/>
  <w16cex:commentExtensible w16cex:durableId="7060CF2D" w16cex:dateUtc="2025-03-21T10:48:00Z"/>
  <w16cex:commentExtensible w16cex:durableId="67F450CF" w16cex:dateUtc="2025-03-18T22:58:00Z"/>
  <w16cex:commentExtensible w16cex:durableId="60070E71" w16cex:dateUtc="2025-03-18T23:05:00Z"/>
  <w16cex:commentExtensible w16cex:durableId="78A84F00" w16cex:dateUtc="2025-03-22T03:16:00Z"/>
  <w16cex:commentExtensible w16cex:durableId="38AC9DBA" w16cex:dateUtc="2025-03-18T22:59:00Z"/>
  <w16cex:commentExtensible w16cex:durableId="73BA43A0" w16cex:dateUtc="2025-03-22T03:15:00Z"/>
  <w16cex:commentExtensible w16cex:durableId="13FF421D" w16cex:dateUtc="2025-03-18T22:59:00Z"/>
  <w16cex:commentExtensible w16cex:durableId="3F612603" w16cex:dateUtc="2025-03-22T03:14:00Z"/>
  <w16cex:commentExtensible w16cex:durableId="54FA637D" w16cex:dateUtc="2025-03-18T23:01:00Z"/>
  <w16cex:commentExtensible w16cex:durableId="6CFDDCC9" w16cex:dateUtc="2025-03-22T03:14:00Z"/>
  <w16cex:commentExtensible w16cex:durableId="43944990" w16cex:dateUtc="2025-03-18T23:02:00Z"/>
  <w16cex:commentExtensible w16cex:durableId="7ECB042A" w16cex:dateUtc="2025-03-22T03:14:00Z"/>
  <w16cex:commentExtensible w16cex:durableId="3B28F7F2" w16cex:dateUtc="2025-03-18T23:03:00Z"/>
  <w16cex:commentExtensible w16cex:durableId="7778C668" w16cex:dateUtc="2025-03-22T03:13:00Z"/>
  <w16cex:commentExtensible w16cex:durableId="374BF078" w16cex:dateUtc="2025-03-18T23:08:00Z"/>
  <w16cex:commentExtensible w16cex:durableId="3399F586" w16cex:dateUtc="2025-03-22T03:19:00Z"/>
  <w16cex:commentExtensible w16cex:durableId="5D447167" w16cex:dateUtc="2025-03-18T23:09:00Z"/>
  <w16cex:commentExtensible w16cex:durableId="0D237228" w16cex:dateUtc="2025-03-22T06:05:00Z"/>
  <w16cex:commentExtensible w16cex:durableId="19F84423" w16cex:dateUtc="2025-03-18T23:10:00Z"/>
  <w16cex:commentExtensible w16cex:durableId="0D97DE47" w16cex:dateUtc="2025-03-22T06:17:00Z"/>
  <w16cex:commentExtensible w16cex:durableId="4CB292C8" w16cex:dateUtc="2025-03-18T23:11:00Z"/>
  <w16cex:commentExtensible w16cex:durableId="40E3407F" w16cex:dateUtc="2025-03-22T06:17:00Z"/>
  <w16cex:commentExtensible w16cex:durableId="1ADFA2E2" w16cex:dateUtc="2025-03-18T23:15:00Z"/>
  <w16cex:commentExtensible w16cex:durableId="463D9645" w16cex:dateUtc="2025-03-22T06:41:00Z"/>
  <w16cex:commentExtensible w16cex:durableId="72F8AF65" w16cex:dateUtc="2025-03-18T23:18:00Z"/>
  <w16cex:commentExtensible w16cex:durableId="2753A391" w16cex:dateUtc="2025-03-18T23:20:00Z"/>
  <w16cex:commentExtensible w16cex:durableId="6E0F06FF" w16cex:dateUtc="2025-03-22T06:56:00Z"/>
  <w16cex:commentExtensible w16cex:durableId="03C76C3E" w16cex:dateUtc="2025-03-18T23:22:00Z"/>
  <w16cex:commentExtensible w16cex:durableId="08668026" w16cex:dateUtc="2025-03-22T07:26:00Z"/>
  <w16cex:commentExtensible w16cex:durableId="656848EC" w16cex:dateUtc="2025-03-18T23:22:00Z"/>
  <w16cex:commentExtensible w16cex:durableId="059D00A9" w16cex:dateUtc="2025-03-22T07:27:00Z"/>
  <w16cex:commentExtensible w16cex:durableId="7F897987" w16cex:dateUtc="2025-03-18T23:26:00Z"/>
  <w16cex:commentExtensible w16cex:durableId="11418FDE" w16cex:dateUtc="2025-03-18T23:25:00Z"/>
  <w16cex:commentExtensible w16cex:durableId="7FF9C5B1" w16cex:dateUtc="2025-03-22T07:18:00Z"/>
  <w16cex:commentExtensible w16cex:durableId="70B0F5CE" w16cex:dateUtc="2025-03-18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A43ECB" w16cid:durableId="26B8CD71"/>
  <w16cid:commentId w16cid:paraId="4CD1CEB2" w16cid:durableId="29C97E2E"/>
  <w16cid:commentId w16cid:paraId="6E4DFC2B" w16cid:durableId="4AA3F4E2"/>
  <w16cid:commentId w16cid:paraId="4A26EF88" w16cid:durableId="50C5B4BA"/>
  <w16cid:commentId w16cid:paraId="1F2E4057" w16cid:durableId="432E7281"/>
  <w16cid:commentId w16cid:paraId="41276EBD" w16cid:durableId="523A5164"/>
  <w16cid:commentId w16cid:paraId="1163C71E" w16cid:durableId="78A0B674"/>
  <w16cid:commentId w16cid:paraId="65AA1E94" w16cid:durableId="0476BA1E"/>
  <w16cid:commentId w16cid:paraId="1FA0BAC2" w16cid:durableId="3A9B7705"/>
  <w16cid:commentId w16cid:paraId="4AA4B682" w16cid:durableId="330023B0"/>
  <w16cid:commentId w16cid:paraId="28A05A6B" w16cid:durableId="0074EAB9"/>
  <w16cid:commentId w16cid:paraId="6BCC86EB" w16cid:durableId="21149F12"/>
  <w16cid:commentId w16cid:paraId="5A2B398C" w16cid:durableId="3BB1FFA2"/>
  <w16cid:commentId w16cid:paraId="087AB9D5" w16cid:durableId="19475509"/>
  <w16cid:commentId w16cid:paraId="7F8D4595" w16cid:durableId="07A14C4B"/>
  <w16cid:commentId w16cid:paraId="1418435D" w16cid:durableId="5BD90880"/>
  <w16cid:commentId w16cid:paraId="52C9E0EC" w16cid:durableId="35DBD6E7"/>
  <w16cid:commentId w16cid:paraId="2467897B" w16cid:durableId="5908E27B"/>
  <w16cid:commentId w16cid:paraId="20468E11" w16cid:durableId="76F0A579"/>
  <w16cid:commentId w16cid:paraId="37C13A58" w16cid:durableId="74E28C93"/>
  <w16cid:commentId w16cid:paraId="239FDA3D" w16cid:durableId="162279CD"/>
  <w16cid:commentId w16cid:paraId="7F6DB057" w16cid:durableId="1F566C51"/>
  <w16cid:commentId w16cid:paraId="77E2B024" w16cid:durableId="21C531D4"/>
  <w16cid:commentId w16cid:paraId="0E3EA101" w16cid:durableId="6AA7EFC4"/>
  <w16cid:commentId w16cid:paraId="7EC2DDDD" w16cid:durableId="43E7EC87"/>
  <w16cid:commentId w16cid:paraId="6C9FF7DB" w16cid:durableId="55422D01"/>
  <w16cid:commentId w16cid:paraId="01DB42E9" w16cid:durableId="02EB81DA"/>
  <w16cid:commentId w16cid:paraId="3C2EA512" w16cid:durableId="0653A47D"/>
  <w16cid:commentId w16cid:paraId="2A8D5CE2" w16cid:durableId="197F0F03"/>
  <w16cid:commentId w16cid:paraId="53B61A54" w16cid:durableId="3746E990"/>
  <w16cid:commentId w16cid:paraId="72223B05" w16cid:durableId="418EE8F6"/>
  <w16cid:commentId w16cid:paraId="06A7AD70" w16cid:durableId="1AF9D9E9"/>
  <w16cid:commentId w16cid:paraId="7DF05147" w16cid:durableId="393900CD"/>
  <w16cid:commentId w16cid:paraId="04EB9254" w16cid:durableId="2C8D85D7"/>
  <w16cid:commentId w16cid:paraId="33E80069" w16cid:durableId="6A901611"/>
  <w16cid:commentId w16cid:paraId="401BB45C" w16cid:durableId="09F8A731"/>
  <w16cid:commentId w16cid:paraId="1CD071BA" w16cid:durableId="23926CAB"/>
  <w16cid:commentId w16cid:paraId="5C376EE1" w16cid:durableId="7F462637"/>
  <w16cid:commentId w16cid:paraId="48EEA838" w16cid:durableId="758AC47F"/>
  <w16cid:commentId w16cid:paraId="78FA71A9" w16cid:durableId="6E00AC9D"/>
  <w16cid:commentId w16cid:paraId="0D33F00D" w16cid:durableId="0562022E"/>
  <w16cid:commentId w16cid:paraId="4B307A1A" w16cid:durableId="62E3DBAA"/>
  <w16cid:commentId w16cid:paraId="1692D478" w16cid:durableId="03307461"/>
  <w16cid:commentId w16cid:paraId="2B38C8E9" w16cid:durableId="4658E84C"/>
  <w16cid:commentId w16cid:paraId="03F5385B" w16cid:durableId="585357B9"/>
  <w16cid:commentId w16cid:paraId="239308A0" w16cid:durableId="611B1C53"/>
  <w16cid:commentId w16cid:paraId="29E3852E" w16cid:durableId="666EAD32"/>
  <w16cid:commentId w16cid:paraId="272178FC" w16cid:durableId="1B27F83A"/>
  <w16cid:commentId w16cid:paraId="128461E7" w16cid:durableId="2F1912BC"/>
  <w16cid:commentId w16cid:paraId="416330E8" w16cid:durableId="654D46BE"/>
  <w16cid:commentId w16cid:paraId="5E406E34" w16cid:durableId="35058C5B"/>
  <w16cid:commentId w16cid:paraId="71EDA9D7" w16cid:durableId="17BAD43C"/>
  <w16cid:commentId w16cid:paraId="5EE740DA" w16cid:durableId="7060CF2D"/>
  <w16cid:commentId w16cid:paraId="6552F191" w16cid:durableId="67F450CF"/>
  <w16cid:commentId w16cid:paraId="02C97FDC" w16cid:durableId="60070E71"/>
  <w16cid:commentId w16cid:paraId="1553B144" w16cid:durableId="78A84F00"/>
  <w16cid:commentId w16cid:paraId="60FE2793" w16cid:durableId="38AC9DBA"/>
  <w16cid:commentId w16cid:paraId="3285179D" w16cid:durableId="73BA43A0"/>
  <w16cid:commentId w16cid:paraId="3F5DD2F3" w16cid:durableId="13FF421D"/>
  <w16cid:commentId w16cid:paraId="4225C1AC" w16cid:durableId="3F612603"/>
  <w16cid:commentId w16cid:paraId="61D4216B" w16cid:durableId="54FA637D"/>
  <w16cid:commentId w16cid:paraId="6834CFF5" w16cid:durableId="6CFDDCC9"/>
  <w16cid:commentId w16cid:paraId="4E2804FE" w16cid:durableId="43944990"/>
  <w16cid:commentId w16cid:paraId="029B7DCB" w16cid:durableId="7ECB042A"/>
  <w16cid:commentId w16cid:paraId="61ECEAD8" w16cid:durableId="3B28F7F2"/>
  <w16cid:commentId w16cid:paraId="14A10755" w16cid:durableId="7778C668"/>
  <w16cid:commentId w16cid:paraId="394772CF" w16cid:durableId="374BF078"/>
  <w16cid:commentId w16cid:paraId="3CCF6FE2" w16cid:durableId="3399F586"/>
  <w16cid:commentId w16cid:paraId="39AA4B9C" w16cid:durableId="5D447167"/>
  <w16cid:commentId w16cid:paraId="3D34E8A4" w16cid:durableId="0D237228"/>
  <w16cid:commentId w16cid:paraId="5BC8B573" w16cid:durableId="19F84423"/>
  <w16cid:commentId w16cid:paraId="5B411E07" w16cid:durableId="0D97DE47"/>
  <w16cid:commentId w16cid:paraId="46751937" w16cid:durableId="4CB292C8"/>
  <w16cid:commentId w16cid:paraId="3BC205B6" w16cid:durableId="40E3407F"/>
  <w16cid:commentId w16cid:paraId="75835D45" w16cid:durableId="1ADFA2E2"/>
  <w16cid:commentId w16cid:paraId="11CA7469" w16cid:durableId="463D9645"/>
  <w16cid:commentId w16cid:paraId="3E7938BD" w16cid:durableId="72F8AF65"/>
  <w16cid:commentId w16cid:paraId="2254F61D" w16cid:durableId="2753A391"/>
  <w16cid:commentId w16cid:paraId="12F568FC" w16cid:durableId="6E0F06FF"/>
  <w16cid:commentId w16cid:paraId="18164CE6" w16cid:durableId="03C76C3E"/>
  <w16cid:commentId w16cid:paraId="614F77C3" w16cid:durableId="08668026"/>
  <w16cid:commentId w16cid:paraId="53ECE717" w16cid:durableId="656848EC"/>
  <w16cid:commentId w16cid:paraId="557F0090" w16cid:durableId="059D00A9"/>
  <w16cid:commentId w16cid:paraId="7C530853" w16cid:durableId="7F897987"/>
  <w16cid:commentId w16cid:paraId="561CE5CB" w16cid:durableId="11418FDE"/>
  <w16cid:commentId w16cid:paraId="377AB37D" w16cid:durableId="7FF9C5B1"/>
  <w16cid:commentId w16cid:paraId="60F308D0" w16cid:durableId="70B0F5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36E"/>
    <w:multiLevelType w:val="hybridMultilevel"/>
    <w:tmpl w:val="39225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173C7"/>
    <w:multiLevelType w:val="hybridMultilevel"/>
    <w:tmpl w:val="8084AEC0"/>
    <w:lvl w:ilvl="0" w:tplc="6896CF1A">
      <w:start w:val="1"/>
      <w:numFmt w:val="lowerRoman"/>
      <w:lvlText w:val="%1."/>
      <w:lvlJc w:val="right"/>
      <w:pPr>
        <w:ind w:left="720" w:hanging="360"/>
      </w:pPr>
    </w:lvl>
    <w:lvl w:ilvl="1" w:tplc="B59EEF24">
      <w:start w:val="1"/>
      <w:numFmt w:val="lowerLetter"/>
      <w:lvlText w:val="%2."/>
      <w:lvlJc w:val="left"/>
      <w:pPr>
        <w:ind w:left="1440" w:hanging="360"/>
      </w:pPr>
    </w:lvl>
    <w:lvl w:ilvl="2" w:tplc="EB081642">
      <w:start w:val="1"/>
      <w:numFmt w:val="lowerRoman"/>
      <w:lvlText w:val="%3."/>
      <w:lvlJc w:val="right"/>
      <w:pPr>
        <w:ind w:left="2160" w:hanging="180"/>
      </w:pPr>
    </w:lvl>
    <w:lvl w:ilvl="3" w:tplc="291699D4">
      <w:start w:val="1"/>
      <w:numFmt w:val="decimal"/>
      <w:lvlText w:val="%4."/>
      <w:lvlJc w:val="left"/>
      <w:pPr>
        <w:ind w:left="2880" w:hanging="360"/>
      </w:pPr>
    </w:lvl>
    <w:lvl w:ilvl="4" w:tplc="01A205BC">
      <w:start w:val="1"/>
      <w:numFmt w:val="lowerLetter"/>
      <w:lvlText w:val="%5."/>
      <w:lvlJc w:val="left"/>
      <w:pPr>
        <w:ind w:left="3600" w:hanging="360"/>
      </w:pPr>
    </w:lvl>
    <w:lvl w:ilvl="5" w:tplc="4022C5F6">
      <w:start w:val="1"/>
      <w:numFmt w:val="lowerRoman"/>
      <w:lvlText w:val="%6."/>
      <w:lvlJc w:val="right"/>
      <w:pPr>
        <w:ind w:left="4320" w:hanging="180"/>
      </w:pPr>
    </w:lvl>
    <w:lvl w:ilvl="6" w:tplc="F3FEFE82">
      <w:start w:val="1"/>
      <w:numFmt w:val="decimal"/>
      <w:lvlText w:val="%7."/>
      <w:lvlJc w:val="left"/>
      <w:pPr>
        <w:ind w:left="5040" w:hanging="360"/>
      </w:pPr>
    </w:lvl>
    <w:lvl w:ilvl="7" w:tplc="5ECE7632">
      <w:start w:val="1"/>
      <w:numFmt w:val="lowerLetter"/>
      <w:lvlText w:val="%8."/>
      <w:lvlJc w:val="left"/>
      <w:pPr>
        <w:ind w:left="5760" w:hanging="360"/>
      </w:pPr>
    </w:lvl>
    <w:lvl w:ilvl="8" w:tplc="DCD69490">
      <w:start w:val="1"/>
      <w:numFmt w:val="lowerRoman"/>
      <w:lvlText w:val="%9."/>
      <w:lvlJc w:val="right"/>
      <w:pPr>
        <w:ind w:left="6480" w:hanging="180"/>
      </w:pPr>
    </w:lvl>
  </w:abstractNum>
  <w:abstractNum w:abstractNumId="2" w15:restartNumberingAfterBreak="0">
    <w:nsid w:val="1BA07AAA"/>
    <w:multiLevelType w:val="hybridMultilevel"/>
    <w:tmpl w:val="3CA4E006"/>
    <w:lvl w:ilvl="0" w:tplc="5F86EE2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944CE"/>
    <w:multiLevelType w:val="hybridMultilevel"/>
    <w:tmpl w:val="3C1A30EC"/>
    <w:lvl w:ilvl="0" w:tplc="B61A7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D10E52"/>
    <w:multiLevelType w:val="hybridMultilevel"/>
    <w:tmpl w:val="573E7024"/>
    <w:lvl w:ilvl="0" w:tplc="440E3E8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961C86"/>
    <w:multiLevelType w:val="hybridMultilevel"/>
    <w:tmpl w:val="2242B45A"/>
    <w:lvl w:ilvl="0" w:tplc="6D4EE180">
      <w:start w:val="2"/>
      <w:numFmt w:val="lowerLetter"/>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B14D3"/>
    <w:multiLevelType w:val="hybridMultilevel"/>
    <w:tmpl w:val="7A663A5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071F62"/>
    <w:multiLevelType w:val="hybridMultilevel"/>
    <w:tmpl w:val="AB16E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1C1070"/>
    <w:multiLevelType w:val="hybridMultilevel"/>
    <w:tmpl w:val="808871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DA050FD"/>
    <w:multiLevelType w:val="hybridMultilevel"/>
    <w:tmpl w:val="635E90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271316D"/>
    <w:multiLevelType w:val="hybridMultilevel"/>
    <w:tmpl w:val="CF4C1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578507">
    <w:abstractNumId w:val="1"/>
  </w:num>
  <w:num w:numId="2" w16cid:durableId="873466362">
    <w:abstractNumId w:val="9"/>
  </w:num>
  <w:num w:numId="3" w16cid:durableId="1367875671">
    <w:abstractNumId w:val="8"/>
  </w:num>
  <w:num w:numId="4" w16cid:durableId="643314288">
    <w:abstractNumId w:val="4"/>
  </w:num>
  <w:num w:numId="5" w16cid:durableId="1552426114">
    <w:abstractNumId w:val="2"/>
  </w:num>
  <w:num w:numId="6" w16cid:durableId="984162606">
    <w:abstractNumId w:val="7"/>
  </w:num>
  <w:num w:numId="7" w16cid:durableId="690574181">
    <w:abstractNumId w:val="0"/>
  </w:num>
  <w:num w:numId="8" w16cid:durableId="111286929">
    <w:abstractNumId w:val="10"/>
  </w:num>
  <w:num w:numId="9" w16cid:durableId="274675953">
    <w:abstractNumId w:val="6"/>
  </w:num>
  <w:num w:numId="10" w16cid:durableId="1554077883">
    <w:abstractNumId w:val="5"/>
  </w:num>
  <w:num w:numId="11" w16cid:durableId="205573727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evernoe">
    <w15:presenceInfo w15:providerId="AD" w15:userId="S::david.devernoe@rimonlaw.com::fd12b42d-1b89-4cd9-8518-4c7c9110b5cd"/>
  </w15:person>
  <w15:person w15:author="Gaurang Gupta">
    <w15:presenceInfo w15:providerId="AD" w15:userId="S::gaurang.gupta@feathersoft.com::2f2c245a-faff-45a2-ad04-1bfa5cdeb14a"/>
  </w15:person>
  <w15:person w15:author="AmitC">
    <w15:presenceInfo w15:providerId="None" w15:userId="Amit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79"/>
    <w:rsid w:val="000107B8"/>
    <w:rsid w:val="00012377"/>
    <w:rsid w:val="00015569"/>
    <w:rsid w:val="00043206"/>
    <w:rsid w:val="000441C5"/>
    <w:rsid w:val="0004748A"/>
    <w:rsid w:val="00071456"/>
    <w:rsid w:val="00077114"/>
    <w:rsid w:val="00097BDD"/>
    <w:rsid w:val="000B0279"/>
    <w:rsid w:val="000B02B6"/>
    <w:rsid w:val="000D5697"/>
    <w:rsid w:val="000D64E2"/>
    <w:rsid w:val="000E0649"/>
    <w:rsid w:val="00103DB2"/>
    <w:rsid w:val="00111F8F"/>
    <w:rsid w:val="00131300"/>
    <w:rsid w:val="001337F1"/>
    <w:rsid w:val="00143134"/>
    <w:rsid w:val="0015664A"/>
    <w:rsid w:val="0016475E"/>
    <w:rsid w:val="00192F22"/>
    <w:rsid w:val="001940A6"/>
    <w:rsid w:val="001A0278"/>
    <w:rsid w:val="001C4DE0"/>
    <w:rsid w:val="001D43F7"/>
    <w:rsid w:val="001E6524"/>
    <w:rsid w:val="001F01DE"/>
    <w:rsid w:val="00215483"/>
    <w:rsid w:val="002162EE"/>
    <w:rsid w:val="00224344"/>
    <w:rsid w:val="002306CB"/>
    <w:rsid w:val="0024200C"/>
    <w:rsid w:val="002452B5"/>
    <w:rsid w:val="00251D0F"/>
    <w:rsid w:val="00253DD3"/>
    <w:rsid w:val="00254BB1"/>
    <w:rsid w:val="00273449"/>
    <w:rsid w:val="00275295"/>
    <w:rsid w:val="002A5F16"/>
    <w:rsid w:val="002B6ABC"/>
    <w:rsid w:val="002D197C"/>
    <w:rsid w:val="002D74F1"/>
    <w:rsid w:val="002D7722"/>
    <w:rsid w:val="002F42B0"/>
    <w:rsid w:val="002F5DD4"/>
    <w:rsid w:val="003337AF"/>
    <w:rsid w:val="003432BA"/>
    <w:rsid w:val="0034333F"/>
    <w:rsid w:val="00361107"/>
    <w:rsid w:val="00362B7D"/>
    <w:rsid w:val="0036480C"/>
    <w:rsid w:val="00382D5C"/>
    <w:rsid w:val="00390252"/>
    <w:rsid w:val="00395614"/>
    <w:rsid w:val="00396EE2"/>
    <w:rsid w:val="003A1CC9"/>
    <w:rsid w:val="003A4FDC"/>
    <w:rsid w:val="003D2A6D"/>
    <w:rsid w:val="003D4FD9"/>
    <w:rsid w:val="003E4454"/>
    <w:rsid w:val="003E52C1"/>
    <w:rsid w:val="003E53BA"/>
    <w:rsid w:val="003E55A1"/>
    <w:rsid w:val="0040795A"/>
    <w:rsid w:val="00410A8C"/>
    <w:rsid w:val="00412630"/>
    <w:rsid w:val="0042684C"/>
    <w:rsid w:val="00433D9D"/>
    <w:rsid w:val="004340EF"/>
    <w:rsid w:val="00462D44"/>
    <w:rsid w:val="00465D15"/>
    <w:rsid w:val="0047104C"/>
    <w:rsid w:val="00475B59"/>
    <w:rsid w:val="00475D81"/>
    <w:rsid w:val="00482F10"/>
    <w:rsid w:val="00483946"/>
    <w:rsid w:val="004868A1"/>
    <w:rsid w:val="00492E30"/>
    <w:rsid w:val="004A6D35"/>
    <w:rsid w:val="004B5760"/>
    <w:rsid w:val="004C328A"/>
    <w:rsid w:val="004C32A7"/>
    <w:rsid w:val="004D142D"/>
    <w:rsid w:val="004D6862"/>
    <w:rsid w:val="004E3118"/>
    <w:rsid w:val="004F6E08"/>
    <w:rsid w:val="004F78FB"/>
    <w:rsid w:val="00505228"/>
    <w:rsid w:val="00505BA9"/>
    <w:rsid w:val="00506AEA"/>
    <w:rsid w:val="00510BA8"/>
    <w:rsid w:val="00516FE0"/>
    <w:rsid w:val="00520BAE"/>
    <w:rsid w:val="00532707"/>
    <w:rsid w:val="0054024A"/>
    <w:rsid w:val="00546877"/>
    <w:rsid w:val="005669BD"/>
    <w:rsid w:val="005719A1"/>
    <w:rsid w:val="0057494C"/>
    <w:rsid w:val="005A39C9"/>
    <w:rsid w:val="005B48BE"/>
    <w:rsid w:val="005D0068"/>
    <w:rsid w:val="005E570F"/>
    <w:rsid w:val="0060393A"/>
    <w:rsid w:val="006052C3"/>
    <w:rsid w:val="00610F11"/>
    <w:rsid w:val="00617F28"/>
    <w:rsid w:val="00696D3E"/>
    <w:rsid w:val="006976F6"/>
    <w:rsid w:val="006B1B33"/>
    <w:rsid w:val="006B5D8A"/>
    <w:rsid w:val="006C20C6"/>
    <w:rsid w:val="006C48AF"/>
    <w:rsid w:val="006D53B8"/>
    <w:rsid w:val="006E5C91"/>
    <w:rsid w:val="00701366"/>
    <w:rsid w:val="007125E5"/>
    <w:rsid w:val="00717CAA"/>
    <w:rsid w:val="00735D06"/>
    <w:rsid w:val="007517A7"/>
    <w:rsid w:val="00755B8E"/>
    <w:rsid w:val="007604BB"/>
    <w:rsid w:val="007728B0"/>
    <w:rsid w:val="00773683"/>
    <w:rsid w:val="00787984"/>
    <w:rsid w:val="007905C6"/>
    <w:rsid w:val="007A6BF4"/>
    <w:rsid w:val="007B0FD7"/>
    <w:rsid w:val="007B38D3"/>
    <w:rsid w:val="007C6115"/>
    <w:rsid w:val="007D0EF9"/>
    <w:rsid w:val="007D163E"/>
    <w:rsid w:val="00805238"/>
    <w:rsid w:val="00813D77"/>
    <w:rsid w:val="00815F28"/>
    <w:rsid w:val="00816504"/>
    <w:rsid w:val="00817F97"/>
    <w:rsid w:val="00853498"/>
    <w:rsid w:val="008570B7"/>
    <w:rsid w:val="00864AD4"/>
    <w:rsid w:val="0088531F"/>
    <w:rsid w:val="008932C9"/>
    <w:rsid w:val="008A4A1B"/>
    <w:rsid w:val="009156F3"/>
    <w:rsid w:val="00937AB0"/>
    <w:rsid w:val="009401DA"/>
    <w:rsid w:val="00941225"/>
    <w:rsid w:val="00943DA1"/>
    <w:rsid w:val="00944C0F"/>
    <w:rsid w:val="00956A38"/>
    <w:rsid w:val="00964675"/>
    <w:rsid w:val="0096557C"/>
    <w:rsid w:val="009836AF"/>
    <w:rsid w:val="00994247"/>
    <w:rsid w:val="009947F7"/>
    <w:rsid w:val="00997DD6"/>
    <w:rsid w:val="009A511B"/>
    <w:rsid w:val="009D41AF"/>
    <w:rsid w:val="00A10806"/>
    <w:rsid w:val="00A16A7E"/>
    <w:rsid w:val="00A2292A"/>
    <w:rsid w:val="00A34B0C"/>
    <w:rsid w:val="00A43346"/>
    <w:rsid w:val="00A75558"/>
    <w:rsid w:val="00A8494B"/>
    <w:rsid w:val="00A94C95"/>
    <w:rsid w:val="00A96758"/>
    <w:rsid w:val="00A96CC8"/>
    <w:rsid w:val="00AA0A66"/>
    <w:rsid w:val="00AB1971"/>
    <w:rsid w:val="00AB7305"/>
    <w:rsid w:val="00AD4DFF"/>
    <w:rsid w:val="00AD7AAF"/>
    <w:rsid w:val="00AF46FB"/>
    <w:rsid w:val="00B30E6A"/>
    <w:rsid w:val="00B5177C"/>
    <w:rsid w:val="00B5662A"/>
    <w:rsid w:val="00B71AEA"/>
    <w:rsid w:val="00B72657"/>
    <w:rsid w:val="00B77D5C"/>
    <w:rsid w:val="00B87C3E"/>
    <w:rsid w:val="00BA04A7"/>
    <w:rsid w:val="00BA11AF"/>
    <w:rsid w:val="00BD7E51"/>
    <w:rsid w:val="00BE0691"/>
    <w:rsid w:val="00BE2497"/>
    <w:rsid w:val="00BE390E"/>
    <w:rsid w:val="00BE3ED0"/>
    <w:rsid w:val="00BE3FFF"/>
    <w:rsid w:val="00BF09A0"/>
    <w:rsid w:val="00BF3E68"/>
    <w:rsid w:val="00BF59E7"/>
    <w:rsid w:val="00C16FE1"/>
    <w:rsid w:val="00C21A58"/>
    <w:rsid w:val="00C259D5"/>
    <w:rsid w:val="00CB1553"/>
    <w:rsid w:val="00CB48CC"/>
    <w:rsid w:val="00CC6992"/>
    <w:rsid w:val="00CD1DA6"/>
    <w:rsid w:val="00CE102D"/>
    <w:rsid w:val="00CE33A9"/>
    <w:rsid w:val="00D00D5A"/>
    <w:rsid w:val="00D03965"/>
    <w:rsid w:val="00D12C51"/>
    <w:rsid w:val="00D139CE"/>
    <w:rsid w:val="00D13FD6"/>
    <w:rsid w:val="00D235E2"/>
    <w:rsid w:val="00D24335"/>
    <w:rsid w:val="00D3348B"/>
    <w:rsid w:val="00D42E25"/>
    <w:rsid w:val="00D463EC"/>
    <w:rsid w:val="00D51BE9"/>
    <w:rsid w:val="00D52E39"/>
    <w:rsid w:val="00D53EB3"/>
    <w:rsid w:val="00D77146"/>
    <w:rsid w:val="00D86C1A"/>
    <w:rsid w:val="00D97EC8"/>
    <w:rsid w:val="00DA3BD2"/>
    <w:rsid w:val="00DC7919"/>
    <w:rsid w:val="00DF3C2A"/>
    <w:rsid w:val="00E10D04"/>
    <w:rsid w:val="00E154F7"/>
    <w:rsid w:val="00E23239"/>
    <w:rsid w:val="00E332AB"/>
    <w:rsid w:val="00E41EB5"/>
    <w:rsid w:val="00E46345"/>
    <w:rsid w:val="00E476EF"/>
    <w:rsid w:val="00E53C58"/>
    <w:rsid w:val="00E63903"/>
    <w:rsid w:val="00E73B96"/>
    <w:rsid w:val="00EA401C"/>
    <w:rsid w:val="00EA4ED3"/>
    <w:rsid w:val="00EC005F"/>
    <w:rsid w:val="00EC21E2"/>
    <w:rsid w:val="00ED6864"/>
    <w:rsid w:val="00EE521E"/>
    <w:rsid w:val="00EF5BF4"/>
    <w:rsid w:val="00F30190"/>
    <w:rsid w:val="00F33105"/>
    <w:rsid w:val="00F44C0C"/>
    <w:rsid w:val="00F473D0"/>
    <w:rsid w:val="00F675F8"/>
    <w:rsid w:val="00FC2C8A"/>
    <w:rsid w:val="00FD54BF"/>
    <w:rsid w:val="00FD7C5F"/>
    <w:rsid w:val="00FF0A93"/>
    <w:rsid w:val="0214282F"/>
    <w:rsid w:val="0387929A"/>
    <w:rsid w:val="05D11856"/>
    <w:rsid w:val="06675A7D"/>
    <w:rsid w:val="07463E22"/>
    <w:rsid w:val="07C1D12B"/>
    <w:rsid w:val="092C8A22"/>
    <w:rsid w:val="0994849E"/>
    <w:rsid w:val="0B2AFE41"/>
    <w:rsid w:val="0E760951"/>
    <w:rsid w:val="0EFC681A"/>
    <w:rsid w:val="0FAD308E"/>
    <w:rsid w:val="1191C3A2"/>
    <w:rsid w:val="11A241C3"/>
    <w:rsid w:val="13899EAE"/>
    <w:rsid w:val="14F71F28"/>
    <w:rsid w:val="163E70F1"/>
    <w:rsid w:val="18A630C0"/>
    <w:rsid w:val="19723662"/>
    <w:rsid w:val="19DFC686"/>
    <w:rsid w:val="1A15DBC6"/>
    <w:rsid w:val="1B218EAB"/>
    <w:rsid w:val="1D854880"/>
    <w:rsid w:val="1D927D33"/>
    <w:rsid w:val="1E6D7D2F"/>
    <w:rsid w:val="20D386F7"/>
    <w:rsid w:val="20F14B0E"/>
    <w:rsid w:val="217F489D"/>
    <w:rsid w:val="21CBB81D"/>
    <w:rsid w:val="22CBD2BD"/>
    <w:rsid w:val="2367816E"/>
    <w:rsid w:val="253F82A2"/>
    <w:rsid w:val="26ACD835"/>
    <w:rsid w:val="285A4E58"/>
    <w:rsid w:val="2C258F8B"/>
    <w:rsid w:val="2D4C0A59"/>
    <w:rsid w:val="2EA1FEC7"/>
    <w:rsid w:val="30D72661"/>
    <w:rsid w:val="33922D2A"/>
    <w:rsid w:val="351F7AB1"/>
    <w:rsid w:val="352BF203"/>
    <w:rsid w:val="362208BD"/>
    <w:rsid w:val="362C68BA"/>
    <w:rsid w:val="3716FC6E"/>
    <w:rsid w:val="374ED983"/>
    <w:rsid w:val="385007F8"/>
    <w:rsid w:val="3A918F93"/>
    <w:rsid w:val="3AD31483"/>
    <w:rsid w:val="3AD58FC5"/>
    <w:rsid w:val="3BFF5F05"/>
    <w:rsid w:val="3C47A388"/>
    <w:rsid w:val="3E561B11"/>
    <w:rsid w:val="44A6EF9E"/>
    <w:rsid w:val="468C10A9"/>
    <w:rsid w:val="46BB4087"/>
    <w:rsid w:val="470945A6"/>
    <w:rsid w:val="471C34EB"/>
    <w:rsid w:val="4768A636"/>
    <w:rsid w:val="4B3B9EAF"/>
    <w:rsid w:val="4CE25D29"/>
    <w:rsid w:val="4D337E42"/>
    <w:rsid w:val="4D947171"/>
    <w:rsid w:val="4E70B8F3"/>
    <w:rsid w:val="4EEFD67A"/>
    <w:rsid w:val="4FDDBEAB"/>
    <w:rsid w:val="50348EE2"/>
    <w:rsid w:val="504BF882"/>
    <w:rsid w:val="507509B5"/>
    <w:rsid w:val="51AA9D52"/>
    <w:rsid w:val="52BC432A"/>
    <w:rsid w:val="52CAE638"/>
    <w:rsid w:val="537A5A76"/>
    <w:rsid w:val="54248809"/>
    <w:rsid w:val="54C35D6C"/>
    <w:rsid w:val="573950CA"/>
    <w:rsid w:val="57F346D0"/>
    <w:rsid w:val="588E449A"/>
    <w:rsid w:val="58B1CD7C"/>
    <w:rsid w:val="59DBCE0F"/>
    <w:rsid w:val="5A653E75"/>
    <w:rsid w:val="5CA1561A"/>
    <w:rsid w:val="5CDE405C"/>
    <w:rsid w:val="5D8E0ECC"/>
    <w:rsid w:val="5F8370CA"/>
    <w:rsid w:val="6044EC23"/>
    <w:rsid w:val="62479CDF"/>
    <w:rsid w:val="634C2A0B"/>
    <w:rsid w:val="64038139"/>
    <w:rsid w:val="64A092F8"/>
    <w:rsid w:val="6852F071"/>
    <w:rsid w:val="6929656C"/>
    <w:rsid w:val="6B0E5DDD"/>
    <w:rsid w:val="6EC9DF8B"/>
    <w:rsid w:val="70908081"/>
    <w:rsid w:val="72BD236A"/>
    <w:rsid w:val="73C00194"/>
    <w:rsid w:val="74234F75"/>
    <w:rsid w:val="757D13F9"/>
    <w:rsid w:val="76E5FC66"/>
    <w:rsid w:val="773D1BC3"/>
    <w:rsid w:val="79681584"/>
    <w:rsid w:val="7AEF00AE"/>
    <w:rsid w:val="7B7176A9"/>
    <w:rsid w:val="7CDF219A"/>
    <w:rsid w:val="7DA5C2EF"/>
    <w:rsid w:val="7F10A591"/>
    <w:rsid w:val="7F8BC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7A6D"/>
  <w15:chartTrackingRefBased/>
  <w15:docId w15:val="{7468C3B0-69D7-452C-A216-2A14822A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79"/>
    <w:rPr>
      <w:rFonts w:eastAsiaTheme="majorEastAsia" w:cstheme="majorBidi"/>
      <w:color w:val="272727" w:themeColor="text1" w:themeTint="D8"/>
    </w:rPr>
  </w:style>
  <w:style w:type="paragraph" w:styleId="Title">
    <w:name w:val="Title"/>
    <w:basedOn w:val="Normal"/>
    <w:next w:val="Normal"/>
    <w:link w:val="TitleChar"/>
    <w:uiPriority w:val="10"/>
    <w:qFormat/>
    <w:rsid w:val="000B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79"/>
    <w:pPr>
      <w:spacing w:before="160"/>
      <w:jc w:val="center"/>
    </w:pPr>
    <w:rPr>
      <w:i/>
      <w:iCs/>
      <w:color w:val="404040" w:themeColor="text1" w:themeTint="BF"/>
    </w:rPr>
  </w:style>
  <w:style w:type="character" w:customStyle="1" w:styleId="QuoteChar">
    <w:name w:val="Quote Char"/>
    <w:basedOn w:val="DefaultParagraphFont"/>
    <w:link w:val="Quote"/>
    <w:uiPriority w:val="29"/>
    <w:rsid w:val="000B0279"/>
    <w:rPr>
      <w:i/>
      <w:iCs/>
      <w:color w:val="404040" w:themeColor="text1" w:themeTint="BF"/>
    </w:rPr>
  </w:style>
  <w:style w:type="paragraph" w:styleId="ListParagraph">
    <w:name w:val="List Paragraph"/>
    <w:basedOn w:val="Normal"/>
    <w:uiPriority w:val="34"/>
    <w:qFormat/>
    <w:rsid w:val="000B0279"/>
    <w:pPr>
      <w:ind w:left="720"/>
      <w:contextualSpacing/>
    </w:pPr>
  </w:style>
  <w:style w:type="character" w:styleId="IntenseEmphasis">
    <w:name w:val="Intense Emphasis"/>
    <w:basedOn w:val="DefaultParagraphFont"/>
    <w:uiPriority w:val="21"/>
    <w:qFormat/>
    <w:rsid w:val="000B0279"/>
    <w:rPr>
      <w:i/>
      <w:iCs/>
      <w:color w:val="2F5496" w:themeColor="accent1" w:themeShade="BF"/>
    </w:rPr>
  </w:style>
  <w:style w:type="paragraph" w:styleId="IntenseQuote">
    <w:name w:val="Intense Quote"/>
    <w:basedOn w:val="Normal"/>
    <w:next w:val="Normal"/>
    <w:link w:val="IntenseQuoteChar"/>
    <w:uiPriority w:val="30"/>
    <w:qFormat/>
    <w:rsid w:val="000B0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279"/>
    <w:rPr>
      <w:i/>
      <w:iCs/>
      <w:color w:val="2F5496" w:themeColor="accent1" w:themeShade="BF"/>
    </w:rPr>
  </w:style>
  <w:style w:type="character" w:styleId="IntenseReference">
    <w:name w:val="Intense Reference"/>
    <w:basedOn w:val="DefaultParagraphFont"/>
    <w:uiPriority w:val="32"/>
    <w:qFormat/>
    <w:rsid w:val="000B0279"/>
    <w:rPr>
      <w:b/>
      <w:bCs/>
      <w:smallCaps/>
      <w:color w:val="2F5496" w:themeColor="accent1" w:themeShade="BF"/>
      <w:spacing w:val="5"/>
    </w:rPr>
  </w:style>
  <w:style w:type="paragraph" w:styleId="Revision">
    <w:name w:val="Revision"/>
    <w:hidden/>
    <w:uiPriority w:val="99"/>
    <w:semiHidden/>
    <w:rsid w:val="00D235E2"/>
    <w:pPr>
      <w:spacing w:after="0" w:line="240" w:lineRule="auto"/>
    </w:pPr>
  </w:style>
  <w:style w:type="character" w:styleId="CommentReference">
    <w:name w:val="annotation reference"/>
    <w:basedOn w:val="DefaultParagraphFont"/>
    <w:uiPriority w:val="99"/>
    <w:semiHidden/>
    <w:unhideWhenUsed/>
    <w:rsid w:val="000107B8"/>
    <w:rPr>
      <w:sz w:val="16"/>
      <w:szCs w:val="16"/>
    </w:rPr>
  </w:style>
  <w:style w:type="paragraph" w:styleId="CommentText">
    <w:name w:val="annotation text"/>
    <w:basedOn w:val="Normal"/>
    <w:link w:val="CommentTextChar"/>
    <w:uiPriority w:val="99"/>
    <w:unhideWhenUsed/>
    <w:rsid w:val="000107B8"/>
    <w:pPr>
      <w:spacing w:line="240" w:lineRule="auto"/>
    </w:pPr>
    <w:rPr>
      <w:sz w:val="20"/>
      <w:szCs w:val="20"/>
    </w:rPr>
  </w:style>
  <w:style w:type="character" w:customStyle="1" w:styleId="CommentTextChar">
    <w:name w:val="Comment Text Char"/>
    <w:basedOn w:val="DefaultParagraphFont"/>
    <w:link w:val="CommentText"/>
    <w:uiPriority w:val="99"/>
    <w:rsid w:val="000107B8"/>
    <w:rPr>
      <w:sz w:val="20"/>
      <w:szCs w:val="20"/>
    </w:rPr>
  </w:style>
  <w:style w:type="paragraph" w:styleId="CommentSubject">
    <w:name w:val="annotation subject"/>
    <w:basedOn w:val="CommentText"/>
    <w:next w:val="CommentText"/>
    <w:link w:val="CommentSubjectChar"/>
    <w:uiPriority w:val="99"/>
    <w:semiHidden/>
    <w:unhideWhenUsed/>
    <w:rsid w:val="000107B8"/>
    <w:rPr>
      <w:b/>
      <w:bCs/>
    </w:rPr>
  </w:style>
  <w:style w:type="character" w:customStyle="1" w:styleId="CommentSubjectChar">
    <w:name w:val="Comment Subject Char"/>
    <w:basedOn w:val="CommentTextChar"/>
    <w:link w:val="CommentSubject"/>
    <w:uiPriority w:val="99"/>
    <w:semiHidden/>
    <w:rsid w:val="000107B8"/>
    <w:rPr>
      <w:b/>
      <w:bCs/>
      <w:sz w:val="20"/>
      <w:szCs w:val="20"/>
    </w:rPr>
  </w:style>
  <w:style w:type="character" w:styleId="Hyperlink">
    <w:name w:val="Hyperlink"/>
    <w:basedOn w:val="DefaultParagraphFont"/>
    <w:uiPriority w:val="99"/>
    <w:unhideWhenUsed/>
    <w:rsid w:val="004868A1"/>
    <w:rPr>
      <w:color w:val="0563C1" w:themeColor="hyperlink"/>
      <w:u w:val="single"/>
    </w:rPr>
  </w:style>
  <w:style w:type="character" w:styleId="UnresolvedMention">
    <w:name w:val="Unresolved Mention"/>
    <w:basedOn w:val="DefaultParagraphFont"/>
    <w:uiPriority w:val="99"/>
    <w:semiHidden/>
    <w:unhideWhenUsed/>
    <w:rsid w:val="0048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20/10/relationships/intelligence" Target="intelligence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13</Pages>
  <Words>5877</Words>
  <Characters>33502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AmitC</dc:creator>
  <cp:keywords/>
  <dc:description/>
  <cp:lastModifiedBy>AmitC</cp:lastModifiedBy>
  <cp:revision>8</cp:revision>
  <dcterms:created xsi:type="dcterms:W3CDTF">2025-03-22T02:47:00Z</dcterms:created>
  <dcterms:modified xsi:type="dcterms:W3CDTF">2025-03-22T15:17:00Z</dcterms:modified>
</cp:coreProperties>
</file>